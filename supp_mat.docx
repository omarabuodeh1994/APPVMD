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D07CE" w14:textId="13FF4495" w:rsidR="00DC160C" w:rsidRPr="00C077BA" w:rsidRDefault="002B7DFD">
      <w:pPr>
        <w:rPr>
          <w:b/>
          <w:bCs/>
          <w:sz w:val="28"/>
          <w:szCs w:val="24"/>
          <w:u w:val="single"/>
        </w:rPr>
      </w:pPr>
      <w:r w:rsidRPr="00C077BA">
        <w:rPr>
          <w:b/>
          <w:bCs/>
          <w:sz w:val="28"/>
          <w:szCs w:val="24"/>
          <w:u w:val="single"/>
        </w:rPr>
        <w:t>Overview:</w:t>
      </w:r>
    </w:p>
    <w:p w14:paraId="42F6BEC0" w14:textId="28D04910" w:rsidR="002B7DFD" w:rsidRDefault="002B7DFD">
      <w:r>
        <w:t xml:space="preserve">This </w:t>
      </w:r>
      <w:r w:rsidR="00C077BA">
        <w:t>document</w:t>
      </w:r>
      <w:r>
        <w:t xml:space="preserve"> aims to investigate the</w:t>
      </w:r>
      <w:ins w:id="0" w:author="Omar R Abuodeh" w:date="2023-04-13T12:50:00Z">
        <w:r w:rsidR="00CB308D">
          <w:t xml:space="preserve"> dynamic res</w:t>
        </w:r>
      </w:ins>
      <w:ins w:id="1" w:author="Omar R Abuodeh" w:date="2023-04-13T12:51:00Z">
        <w:r w:rsidR="00CB308D">
          <w:t>ponse of unsprung and sprung mass of a vehicle model with and without an engine, and the</w:t>
        </w:r>
      </w:ins>
      <w:r>
        <w:t xml:space="preserve"> effect of changing boundary conditions on the APPVMD algorithm. </w:t>
      </w:r>
      <w:ins w:id="2" w:author="Omar R Abuodeh" w:date="2023-04-13T12:51:00Z">
        <w:r w:rsidR="00CB308D">
          <w:t>In the first study,</w:t>
        </w:r>
      </w:ins>
      <w:ins w:id="3" w:author="Omar R Abuodeh" w:date="2023-04-13T12:52:00Z">
        <w:r w:rsidR="00CB308D">
          <w:t xml:space="preserve"> the equation</w:t>
        </w:r>
      </w:ins>
      <w:ins w:id="4" w:author="Omar R Abuodeh" w:date="2023-04-13T12:53:00Z">
        <w:r w:rsidR="00CB308D">
          <w:t>s</w:t>
        </w:r>
      </w:ins>
      <w:ins w:id="5" w:author="Omar R Abuodeh" w:date="2023-04-13T12:52:00Z">
        <w:r w:rsidR="00CB308D">
          <w:t xml:space="preserve"> of motion for a vehicle with an engine are derived, where they are transformed to the frequency domain by applying the Laplace transform. Afterward, the magnitude of the system’s transfer function is taken to investigate</w:t>
        </w:r>
      </w:ins>
      <w:ins w:id="6" w:author="Omar R Abuodeh" w:date="2023-04-13T12:53:00Z">
        <w:r w:rsidR="00CB308D">
          <w:t xml:space="preserve"> its gain based on input forces.</w:t>
        </w:r>
      </w:ins>
      <w:ins w:id="7" w:author="Omar R Abuodeh" w:date="2023-04-13T12:54:00Z">
        <w:r w:rsidR="00CB308D">
          <w:t xml:space="preserve"> In the second study,</w:t>
        </w:r>
      </w:ins>
      <w:ins w:id="8" w:author="Omar R Abuodeh" w:date="2023-04-13T12:52:00Z">
        <w:r w:rsidR="00CB308D">
          <w:t xml:space="preserve"> </w:t>
        </w:r>
      </w:ins>
      <w:del w:id="9" w:author="Omar R Abuodeh" w:date="2023-04-13T12:54:00Z">
        <w:r w:rsidDel="00CB308D">
          <w:delText xml:space="preserve">Three </w:delText>
        </w:r>
      </w:del>
      <w:ins w:id="10" w:author="Omar R Abuodeh" w:date="2023-04-13T12:54:00Z">
        <w:r w:rsidR="00CB308D">
          <w:t>t</w:t>
        </w:r>
        <w:r w:rsidR="00CB308D">
          <w:t xml:space="preserve">hree </w:t>
        </w:r>
      </w:ins>
      <w:r>
        <w:t xml:space="preserve">boundary conditions </w:t>
      </w:r>
      <w:r w:rsidR="00C077BA">
        <w:t>are</w:t>
      </w:r>
      <w:r>
        <w:t xml:space="preserve"> simulated; namely, pinned-pinned (default</w:t>
      </w:r>
      <w:r w:rsidR="00C077BA">
        <w:t xml:space="preserve"> study</w:t>
      </w:r>
      <w:r>
        <w:t xml:space="preserve">), fixed-pinned, and fixed-fixed. These simulations </w:t>
      </w:r>
      <w:r w:rsidR="00C077BA">
        <w:t>are</w:t>
      </w:r>
      <w:r>
        <w:t xml:space="preserve"> carried out for all four vehicle classes to gain an understanding of these effects of almost all vehicle classes.</w:t>
      </w:r>
      <w:r w:rsidR="001D10FD">
        <w:t xml:space="preserve"> It is worth mentioning that </w:t>
      </w:r>
      <w:r w:rsidR="00C077BA">
        <w:t>the default boundary condition us</w:t>
      </w:r>
      <w:r w:rsidR="001D10FD">
        <w:t xml:space="preserve"> rer</w:t>
      </w:r>
      <w:r w:rsidR="00C077BA">
        <w:t>u</w:t>
      </w:r>
      <w:r w:rsidR="001D10FD">
        <w:t xml:space="preserve">n, </w:t>
      </w:r>
      <w:r w:rsidR="00C077BA">
        <w:t xml:space="preserve">where negligible </w:t>
      </w:r>
      <w:r w:rsidR="001D10FD">
        <w:t>differen</w:t>
      </w:r>
      <w:r w:rsidR="00C077BA">
        <w:t>ces are observed</w:t>
      </w:r>
      <w:r w:rsidR="001D10FD">
        <w:t xml:space="preserve"> due to the variability of the surface roughness</w:t>
      </w:r>
      <w:r w:rsidR="00C077BA">
        <w:t xml:space="preserve"> definition for each vehicle pass</w:t>
      </w:r>
      <w:r w:rsidR="001D10FD">
        <w:t>.</w:t>
      </w:r>
      <w:r w:rsidR="00C077BA">
        <w:t xml:space="preserve"> The following tables are generated to investigate the effects of boundary conditions on the APPVMD accuracies.</w:t>
      </w:r>
    </w:p>
    <w:p w14:paraId="7C504D13" w14:textId="7AB29E9F" w:rsidR="00CB308D" w:rsidRDefault="00CB308D">
      <w:pPr>
        <w:rPr>
          <w:ins w:id="11" w:author="Omar R Abuodeh" w:date="2023-04-13T12:57:00Z"/>
          <w:b/>
          <w:bCs/>
          <w:sz w:val="28"/>
          <w:szCs w:val="24"/>
          <w:u w:val="single"/>
        </w:rPr>
      </w:pPr>
      <w:ins w:id="12" w:author="Omar R Abuodeh" w:date="2023-04-13T12:54:00Z">
        <w:r>
          <w:rPr>
            <w:b/>
            <w:bCs/>
            <w:sz w:val="28"/>
            <w:szCs w:val="24"/>
            <w:u w:val="single"/>
          </w:rPr>
          <w:t>Transfer Function of Vehicle Model with Engine:</w:t>
        </w:r>
      </w:ins>
    </w:p>
    <w:p w14:paraId="317C21D7" w14:textId="65E23629" w:rsidR="00CB308D" w:rsidRPr="00CB308D" w:rsidRDefault="00CB308D">
      <w:pPr>
        <w:rPr>
          <w:ins w:id="13" w:author="Omar R Abuodeh" w:date="2023-04-13T12:54:00Z"/>
          <w:rPrChange w:id="14" w:author="Omar R Abuodeh" w:date="2023-04-13T12:59:00Z">
            <w:rPr>
              <w:ins w:id="15" w:author="Omar R Abuodeh" w:date="2023-04-13T12:54:00Z"/>
              <w:b/>
              <w:bCs/>
              <w:sz w:val="28"/>
              <w:szCs w:val="24"/>
              <w:u w:val="single"/>
            </w:rPr>
          </w:rPrChange>
        </w:rPr>
      </w:pPr>
      <w:ins w:id="16" w:author="Omar R Abuodeh" w:date="2023-04-13T12:59:00Z">
        <w:r>
          <w:t>The figure below shows the five degrees-of-freedom (DOF) vehicle model with an engine mounted on its front. Its equations of motions can be found in the bottom</w:t>
        </w:r>
      </w:ins>
      <w:ins w:id="17" w:author="Omar R Abuodeh" w:date="2023-04-13T13:00:00Z">
        <w:r>
          <w:t xml:space="preserve"> of the figure.</w:t>
        </w:r>
      </w:ins>
    </w:p>
    <w:p w14:paraId="2811DCE7" w14:textId="0694BE78" w:rsidR="00CB308D" w:rsidRDefault="00CB308D">
      <w:pPr>
        <w:rPr>
          <w:ins w:id="18" w:author="Omar R Abuodeh" w:date="2023-04-13T12:54:00Z"/>
          <w:b/>
          <w:bCs/>
          <w:sz w:val="28"/>
          <w:szCs w:val="24"/>
          <w:u w:val="single"/>
        </w:rPr>
      </w:pPr>
      <w:ins w:id="19" w:author="Omar R Abuodeh" w:date="2023-04-13T12:54:00Z">
        <w:r>
          <w:rPr>
            <w:noProof/>
          </w:rPr>
          <mc:AlternateContent>
            <mc:Choice Requires="wpc">
              <w:drawing>
                <wp:inline distT="0" distB="0" distL="0" distR="0" wp14:anchorId="135BB5F9" wp14:editId="0DB4C948">
                  <wp:extent cx="5486400" cy="4218648"/>
                  <wp:effectExtent l="0" t="0" r="0" b="0"/>
                  <wp:docPr id="125" name="Canvas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prstDash val="sysDash"/>
                          </a:ln>
                        </wpc:whole>
                        <wps:wsp>
                          <wps:cNvPr id="1" name="Rectangle 1"/>
                          <wps:cNvSpPr/>
                          <wps:spPr>
                            <a:xfrm>
                              <a:off x="1077085" y="1657028"/>
                              <a:ext cx="3365890" cy="34219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A48B8" w14:textId="77777777" w:rsidR="00CB308D" w:rsidRPr="00A74F30" w:rsidRDefault="00CB308D" w:rsidP="00CB308D">
                                <w:pPr>
                                  <w:jc w:val="center"/>
                                  <w:rPr>
                                    <w:color w:val="000000" w:themeColor="text1"/>
                                    <w14:textOutline w14:w="9525" w14:cap="rnd" w14:cmpd="sng" w14:algn="ctr">
                                      <w14:noFill/>
                                      <w14:prstDash w14:val="solid"/>
                                      <w14:bevel/>
                                    </w14:textOutline>
                                  </w:rPr>
                                </w:pPr>
                                <w:r w:rsidRPr="00A74F30">
                                  <w:rPr>
                                    <w:color w:val="000000" w:themeColor="text1"/>
                                    <w14:textOutline w14:w="9525" w14:cap="rnd" w14:cmpd="sng" w14:algn="ctr">
                                      <w14:noFill/>
                                      <w14:prstDash w14:val="solid"/>
                                      <w14:bevel/>
                                    </w14:textOutline>
                                  </w:rPr>
                                  <w:t>M</w:t>
                                </w:r>
                                <w:r w:rsidRPr="00A74F30">
                                  <w:rPr>
                                    <w:color w:val="000000" w:themeColor="text1"/>
                                    <w:vertAlign w:val="subscript"/>
                                    <w14:textOutline w14:w="9525" w14:cap="rnd" w14:cmpd="sng" w14:algn="ctr">
                                      <w14:noFill/>
                                      <w14:prstDash w14:val="solid"/>
                                      <w14:bevel/>
                                    </w14:textOutline>
                                  </w:rPr>
                                  <w:t>b</w:t>
                                </w:r>
                                <w:r w:rsidRPr="00A74F30">
                                  <w:rPr>
                                    <w:color w:val="000000" w:themeColor="text1"/>
                                    <w14:textOutline w14:w="9525" w14:cap="rnd" w14:cmpd="sng" w14:algn="ctr">
                                      <w14:noFill/>
                                      <w14:prstDash w14:val="solid"/>
                                      <w14:bevel/>
                                    </w14:textOutline>
                                  </w:rPr>
                                  <w:t>, J</w:t>
                                </w:r>
                                <w:r>
                                  <w:rPr>
                                    <w:color w:val="000000" w:themeColor="text1"/>
                                    <w:vertAlign w:val="subscript"/>
                                    <w14:textOutline w14:w="9525" w14:cap="rnd" w14:cmpd="sng" w14:algn="ctr">
                                      <w14:noFill/>
                                      <w14:prstDash w14:val="solid"/>
                                      <w14:bevel/>
                                    </w14:textOutline>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1079092" y="2000744"/>
                              <a:ext cx="0" cy="1227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a:off x="1079092" y="2123472"/>
                              <a:ext cx="18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a:off x="896212" y="2123472"/>
                              <a:ext cx="18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a:off x="1261972" y="2123472"/>
                              <a:ext cx="0" cy="2810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896212" y="2123472"/>
                              <a:ext cx="0" cy="179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898426" y="2526388"/>
                              <a:ext cx="0" cy="179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1079092" y="2706322"/>
                              <a:ext cx="0" cy="1341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1079092" y="2706322"/>
                              <a:ext cx="18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896212" y="2706322"/>
                              <a:ext cx="18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flipH="1">
                              <a:off x="856842" y="2297636"/>
                              <a:ext cx="42255"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H="1" flipV="1">
                              <a:off x="856841" y="2322854"/>
                              <a:ext cx="91440"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856841" y="2348072"/>
                              <a:ext cx="91440" cy="27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flipV="1">
                              <a:off x="856842" y="2375377"/>
                              <a:ext cx="91440" cy="29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flipH="1">
                              <a:off x="856841" y="2404562"/>
                              <a:ext cx="91440" cy="27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H="1" flipV="1">
                              <a:off x="856842" y="2431867"/>
                              <a:ext cx="91440" cy="29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a:off x="856841" y="2461052"/>
                              <a:ext cx="91440" cy="27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flipH="1" flipV="1">
                              <a:off x="856842" y="2488357"/>
                              <a:ext cx="91440" cy="29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H="1">
                              <a:off x="896212" y="2517542"/>
                              <a:ext cx="52069" cy="147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1261972" y="2458671"/>
                              <a:ext cx="0" cy="251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1185679" y="2461052"/>
                              <a:ext cx="1490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1185679" y="2348072"/>
                              <a:ext cx="0" cy="1184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1332342" y="2348072"/>
                              <a:ext cx="0" cy="1184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Rectangle 25"/>
                          <wps:cNvSpPr/>
                          <wps:spPr>
                            <a:xfrm>
                              <a:off x="831145" y="2840446"/>
                              <a:ext cx="501197" cy="46130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164AA5" w14:textId="77777777" w:rsidR="00CB308D" w:rsidRDefault="00CB308D" w:rsidP="00CB308D">
                                <w:pPr>
                                  <w:jc w:val="center"/>
                                  <w:rPr>
                                    <w:rFonts w:eastAsia="Calibri" w:cs="Arial"/>
                                    <w:color w:val="000000"/>
                                    <w:szCs w:val="24"/>
                                  </w:rPr>
                                </w:pPr>
                                <w:r>
                                  <w:rPr>
                                    <w:rFonts w:eastAsia="Calibri" w:cs="Arial"/>
                                    <w:color w:val="000000"/>
                                  </w:rPr>
                                  <w:t>M</w:t>
                                </w:r>
                                <w:r>
                                  <w:rPr>
                                    <w:rFonts w:eastAsia="Calibri" w:cs="Arial"/>
                                    <w:color w:val="000000"/>
                                    <w:vertAlign w:val="subscript"/>
                                  </w:rPr>
                                  <w:t>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Connector 26"/>
                          <wps:cNvCnPr/>
                          <wps:spPr>
                            <a:xfrm>
                              <a:off x="1080484" y="3301364"/>
                              <a:ext cx="0" cy="951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1082698" y="3632437"/>
                              <a:ext cx="0" cy="97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H="1">
                              <a:off x="1041114" y="3398191"/>
                              <a:ext cx="42255"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041113" y="3423409"/>
                              <a:ext cx="91440"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H="1">
                              <a:off x="1041113" y="3448627"/>
                              <a:ext cx="91440" cy="27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H="1" flipV="1">
                              <a:off x="1041114" y="3475932"/>
                              <a:ext cx="91440" cy="29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H="1">
                              <a:off x="1041113" y="3505117"/>
                              <a:ext cx="91440" cy="27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041114" y="3532422"/>
                              <a:ext cx="91440" cy="29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H="1">
                              <a:off x="1041113" y="3561607"/>
                              <a:ext cx="91440" cy="27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1041114" y="3588912"/>
                              <a:ext cx="91440" cy="29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H="1">
                              <a:off x="1080484" y="3618097"/>
                              <a:ext cx="52069" cy="147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Text Box 37"/>
                          <wps:cNvSpPr txBox="1"/>
                          <wps:spPr>
                            <a:xfrm>
                              <a:off x="371459" y="2136776"/>
                              <a:ext cx="642460" cy="518545"/>
                            </a:xfrm>
                            <a:prstGeom prst="rect">
                              <a:avLst/>
                            </a:prstGeom>
                            <a:noFill/>
                            <a:ln w="6350">
                              <a:noFill/>
                            </a:ln>
                          </wps:spPr>
                          <wps:txbx>
                            <w:txbxContent>
                              <w:p w14:paraId="50268466" w14:textId="77777777" w:rsidR="00CB308D" w:rsidRDefault="00CB308D" w:rsidP="00CB308D">
                                <w:pPr>
                                  <w:jc w:val="center"/>
                                </w:pPr>
                                <w:r>
                                  <w:t>K</w:t>
                                </w:r>
                                <w:r w:rsidRPr="00873325">
                                  <w:rPr>
                                    <w:vertAlign w:val="subscript"/>
                                  </w:rPr>
                                  <w:t>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1231470" y="2136776"/>
                              <a:ext cx="642460" cy="518545"/>
                            </a:xfrm>
                            <a:prstGeom prst="rect">
                              <a:avLst/>
                            </a:prstGeom>
                            <a:noFill/>
                            <a:ln w="6350">
                              <a:noFill/>
                            </a:ln>
                          </wps:spPr>
                          <wps:txbx>
                            <w:txbxContent>
                              <w:p w14:paraId="7EE81589" w14:textId="77777777" w:rsidR="00CB308D" w:rsidRDefault="00CB308D" w:rsidP="00CB308D">
                                <w:pPr>
                                  <w:jc w:val="center"/>
                                </w:pPr>
                                <w:r>
                                  <w:t>C</w:t>
                                </w:r>
                                <w:r w:rsidRPr="00873325">
                                  <w:rPr>
                                    <w:vertAlign w:val="subscript"/>
                                  </w:rPr>
                                  <w:t>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371459" y="3217271"/>
                              <a:ext cx="642460" cy="518545"/>
                            </a:xfrm>
                            <a:prstGeom prst="rect">
                              <a:avLst/>
                            </a:prstGeom>
                            <a:noFill/>
                            <a:ln w="6350">
                              <a:noFill/>
                            </a:ln>
                          </wps:spPr>
                          <wps:txbx>
                            <w:txbxContent>
                              <w:p w14:paraId="172969F3" w14:textId="77777777" w:rsidR="00CB308D" w:rsidRDefault="00CB308D" w:rsidP="00CB308D">
                                <w:pPr>
                                  <w:jc w:val="center"/>
                                </w:pPr>
                                <w:r>
                                  <w:t>K</w:t>
                                </w:r>
                                <w:r w:rsidRPr="00873325">
                                  <w:rPr>
                                    <w:vertAlign w:val="subscript"/>
                                  </w:rPr>
                                  <w:t>R</w:t>
                                </w:r>
                                <w:r>
                                  <w:rPr>
                                    <w:vertAlign w:val="subscript"/>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4442975" y="2000744"/>
                              <a:ext cx="0" cy="1227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4442975" y="2123472"/>
                              <a:ext cx="18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4260095" y="2123472"/>
                              <a:ext cx="18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4625855" y="2123472"/>
                              <a:ext cx="0" cy="2810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a:off x="4260095" y="2123472"/>
                              <a:ext cx="0" cy="179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a:off x="4262309" y="2526388"/>
                              <a:ext cx="0" cy="179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4442975" y="2706322"/>
                              <a:ext cx="0" cy="1341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4442975" y="2706322"/>
                              <a:ext cx="18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4260095" y="2706322"/>
                              <a:ext cx="18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flipH="1">
                              <a:off x="4220725" y="2297636"/>
                              <a:ext cx="42255"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flipV="1">
                              <a:off x="4220724" y="2322854"/>
                              <a:ext cx="91440"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H="1">
                              <a:off x="4220724" y="2348072"/>
                              <a:ext cx="91440" cy="27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flipH="1" flipV="1">
                              <a:off x="4220725" y="2375377"/>
                              <a:ext cx="91440" cy="29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H="1">
                              <a:off x="4220724" y="2404562"/>
                              <a:ext cx="91440" cy="27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flipV="1">
                              <a:off x="4220725" y="2431867"/>
                              <a:ext cx="91440" cy="29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a:off x="4220724" y="2461052"/>
                              <a:ext cx="91440" cy="27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H="1" flipV="1">
                              <a:off x="4220725" y="2488357"/>
                              <a:ext cx="91440" cy="29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flipH="1">
                              <a:off x="4260095" y="2517542"/>
                              <a:ext cx="52069" cy="147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625855" y="2458671"/>
                              <a:ext cx="0" cy="251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4549562" y="2461052"/>
                              <a:ext cx="1490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4549562" y="2348072"/>
                              <a:ext cx="0" cy="1184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4696225" y="2348072"/>
                              <a:ext cx="0" cy="1184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4195028" y="2840446"/>
                              <a:ext cx="501197" cy="46130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59AC2" w14:textId="77777777" w:rsidR="00CB308D" w:rsidRDefault="00CB308D" w:rsidP="00CB308D">
                                <w:pPr>
                                  <w:jc w:val="center"/>
                                  <w:rPr>
                                    <w:rFonts w:eastAsia="Calibri" w:cs="Arial"/>
                                    <w:color w:val="000000"/>
                                    <w:szCs w:val="24"/>
                                  </w:rPr>
                                </w:pPr>
                                <w:r>
                                  <w:rPr>
                                    <w:rFonts w:eastAsia="Calibri" w:cs="Arial"/>
                                    <w:color w:val="000000"/>
                                  </w:rPr>
                                  <w:t>M</w:t>
                                </w:r>
                                <w:r>
                                  <w:rPr>
                                    <w:rFonts w:eastAsia="Calibri" w:cs="Arial"/>
                                    <w:color w:val="000000"/>
                                    <w:vertAlign w:val="subscript"/>
                                  </w:rPr>
                                  <w: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Straight Connector 63"/>
                          <wps:cNvCnPr/>
                          <wps:spPr>
                            <a:xfrm>
                              <a:off x="4444367" y="3301364"/>
                              <a:ext cx="0" cy="951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a:off x="4446581" y="3632437"/>
                              <a:ext cx="0" cy="97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flipH="1">
                              <a:off x="4404997" y="3398191"/>
                              <a:ext cx="42255"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flipH="1" flipV="1">
                              <a:off x="4404996" y="3423409"/>
                              <a:ext cx="91440"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H="1">
                              <a:off x="4404996" y="3448627"/>
                              <a:ext cx="91440" cy="27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flipV="1">
                              <a:off x="4404997" y="3475932"/>
                              <a:ext cx="91440" cy="29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a:off x="4404996" y="3505117"/>
                              <a:ext cx="91440" cy="27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H="1" flipV="1">
                              <a:off x="4404997" y="3532422"/>
                              <a:ext cx="91440" cy="29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H="1">
                              <a:off x="4404996" y="3561607"/>
                              <a:ext cx="91440" cy="27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flipH="1" flipV="1">
                              <a:off x="4404997" y="3588912"/>
                              <a:ext cx="91440" cy="29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flipH="1">
                              <a:off x="4444367" y="3618097"/>
                              <a:ext cx="52069" cy="147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Text Box 74"/>
                          <wps:cNvSpPr txBox="1"/>
                          <wps:spPr>
                            <a:xfrm>
                              <a:off x="3735342" y="2136776"/>
                              <a:ext cx="642460" cy="518545"/>
                            </a:xfrm>
                            <a:prstGeom prst="rect">
                              <a:avLst/>
                            </a:prstGeom>
                            <a:noFill/>
                            <a:ln w="6350">
                              <a:noFill/>
                            </a:ln>
                          </wps:spPr>
                          <wps:txbx>
                            <w:txbxContent>
                              <w:p w14:paraId="35A71CB5" w14:textId="77777777" w:rsidR="00CB308D" w:rsidRDefault="00CB308D" w:rsidP="00CB308D">
                                <w:pPr>
                                  <w:jc w:val="center"/>
                                </w:pPr>
                                <w:r>
                                  <w:t>K</w:t>
                                </w:r>
                                <w:r>
                                  <w:rPr>
                                    <w:vertAlign w:val="subscript"/>
                                  </w:rPr>
                                  <w:t>F</w:t>
                                </w:r>
                                <w:r w:rsidRPr="00873325">
                                  <w:rPr>
                                    <w:vertAlign w:val="subscript"/>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4595353" y="2136776"/>
                              <a:ext cx="642460" cy="518545"/>
                            </a:xfrm>
                            <a:prstGeom prst="rect">
                              <a:avLst/>
                            </a:prstGeom>
                            <a:noFill/>
                            <a:ln w="6350">
                              <a:noFill/>
                            </a:ln>
                          </wps:spPr>
                          <wps:txbx>
                            <w:txbxContent>
                              <w:p w14:paraId="4A077AD5" w14:textId="77777777" w:rsidR="00CB308D" w:rsidRDefault="00CB308D" w:rsidP="00CB308D">
                                <w:pPr>
                                  <w:jc w:val="center"/>
                                </w:pPr>
                                <w:r>
                                  <w:t>C</w:t>
                                </w:r>
                                <w:r>
                                  <w:rPr>
                                    <w:vertAlign w:val="subscript"/>
                                  </w:rPr>
                                  <w:t>F</w:t>
                                </w:r>
                                <w:r w:rsidRPr="00873325">
                                  <w:rPr>
                                    <w:vertAlign w:val="subscript"/>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3735342" y="3217271"/>
                              <a:ext cx="642460" cy="518545"/>
                            </a:xfrm>
                            <a:prstGeom prst="rect">
                              <a:avLst/>
                            </a:prstGeom>
                            <a:noFill/>
                            <a:ln w="6350">
                              <a:noFill/>
                            </a:ln>
                          </wps:spPr>
                          <wps:txbx>
                            <w:txbxContent>
                              <w:p w14:paraId="4AE0AD02" w14:textId="77777777" w:rsidR="00CB308D" w:rsidRDefault="00CB308D" w:rsidP="00CB308D">
                                <w:pPr>
                                  <w:jc w:val="center"/>
                                </w:pPr>
                                <w:r>
                                  <w:t>K</w:t>
                                </w:r>
                                <w:r>
                                  <w:rPr>
                                    <w:vertAlign w:val="subscript"/>
                                  </w:rP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Connector 77"/>
                          <wps:cNvCnPr/>
                          <wps:spPr>
                            <a:xfrm>
                              <a:off x="4442975" y="833644"/>
                              <a:ext cx="0" cy="1227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a:off x="4442975" y="956372"/>
                              <a:ext cx="18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4260095" y="956372"/>
                              <a:ext cx="18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4625855" y="956372"/>
                              <a:ext cx="0" cy="2810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4260095" y="956372"/>
                              <a:ext cx="0" cy="179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4262309" y="1359288"/>
                              <a:ext cx="0" cy="179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4442975" y="1539222"/>
                              <a:ext cx="0" cy="1341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4442975" y="1539222"/>
                              <a:ext cx="18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4260095" y="1539222"/>
                              <a:ext cx="18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H="1">
                              <a:off x="4220725" y="1130536"/>
                              <a:ext cx="42255"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flipH="1" flipV="1">
                              <a:off x="4220724" y="1155754"/>
                              <a:ext cx="91440"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flipH="1">
                              <a:off x="4220724" y="1180972"/>
                              <a:ext cx="91440" cy="27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flipH="1" flipV="1">
                              <a:off x="4220725" y="1208277"/>
                              <a:ext cx="91440" cy="29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flipH="1">
                              <a:off x="4220724" y="1237462"/>
                              <a:ext cx="91440" cy="27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flipH="1" flipV="1">
                              <a:off x="4220725" y="1264767"/>
                              <a:ext cx="91440" cy="29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flipH="1">
                              <a:off x="4220724" y="1293952"/>
                              <a:ext cx="91440" cy="27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flipH="1" flipV="1">
                              <a:off x="4220725" y="1321257"/>
                              <a:ext cx="91440" cy="29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H="1">
                              <a:off x="4260095" y="1350442"/>
                              <a:ext cx="52069" cy="147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4625855" y="1291571"/>
                              <a:ext cx="0" cy="251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a:off x="4549562" y="1293952"/>
                              <a:ext cx="1490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a:off x="4549562" y="1180972"/>
                              <a:ext cx="0" cy="1184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4696225" y="1180972"/>
                              <a:ext cx="0" cy="1184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4195028" y="369750"/>
                              <a:ext cx="501197" cy="46130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B725FB" w14:textId="77777777" w:rsidR="00CB308D" w:rsidRDefault="00CB308D" w:rsidP="00CB308D">
                                <w:pPr>
                                  <w:jc w:val="center"/>
                                  <w:rPr>
                                    <w:rFonts w:eastAsia="Calibri" w:cs="Arial"/>
                                    <w:color w:val="000000"/>
                                    <w:szCs w:val="24"/>
                                  </w:rPr>
                                </w:pPr>
                                <w:r>
                                  <w:rPr>
                                    <w:rFonts w:eastAsia="Calibri" w:cs="Arial"/>
                                    <w:color w:val="000000"/>
                                  </w:rPr>
                                  <w:t>M</w:t>
                                </w:r>
                                <w:r>
                                  <w:rPr>
                                    <w:rFonts w:eastAsia="Calibri" w:cs="Arial"/>
                                    <w:color w:val="000000"/>
                                    <w:vertAlign w:val="subscript"/>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3735342" y="969676"/>
                              <a:ext cx="642460" cy="518545"/>
                            </a:xfrm>
                            <a:prstGeom prst="rect">
                              <a:avLst/>
                            </a:prstGeom>
                            <a:noFill/>
                            <a:ln w="6350">
                              <a:noFill/>
                            </a:ln>
                          </wps:spPr>
                          <wps:txbx>
                            <w:txbxContent>
                              <w:p w14:paraId="1EF0ADF3" w14:textId="77777777" w:rsidR="00CB308D" w:rsidRDefault="00CB308D" w:rsidP="00CB308D">
                                <w:pPr>
                                  <w:jc w:val="center"/>
                                </w:pPr>
                                <w:r>
                                  <w:t>K</w:t>
                                </w:r>
                                <w:r>
                                  <w:rPr>
                                    <w:vertAlign w:val="subscript"/>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4595353" y="956337"/>
                              <a:ext cx="642460" cy="518545"/>
                            </a:xfrm>
                            <a:prstGeom prst="rect">
                              <a:avLst/>
                            </a:prstGeom>
                            <a:noFill/>
                            <a:ln w="6350">
                              <a:noFill/>
                            </a:ln>
                          </wps:spPr>
                          <wps:txbx>
                            <w:txbxContent>
                              <w:p w14:paraId="58024D9D" w14:textId="77777777" w:rsidR="00CB308D" w:rsidRDefault="00CB308D" w:rsidP="00CB308D">
                                <w:pPr>
                                  <w:jc w:val="center"/>
                                </w:pPr>
                                <w:r>
                                  <w:t>C</w:t>
                                </w:r>
                                <w:r>
                                  <w:rPr>
                                    <w:vertAlign w:val="subscript"/>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Straight Arrow Connector 102"/>
                          <wps:cNvCnPr/>
                          <wps:spPr>
                            <a:xfrm>
                              <a:off x="3139616" y="3848530"/>
                              <a:ext cx="130335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3" name="Straight Arrow Connector 103"/>
                          <wps:cNvCnPr/>
                          <wps:spPr>
                            <a:xfrm>
                              <a:off x="1077085" y="3848342"/>
                              <a:ext cx="2062531"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4" name="Straight Connector 104"/>
                          <wps:cNvCnPr/>
                          <wps:spPr>
                            <a:xfrm>
                              <a:off x="3139616" y="3790577"/>
                              <a:ext cx="0" cy="1532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a:off x="1083369" y="3790577"/>
                              <a:ext cx="0" cy="1532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4444367" y="3790577"/>
                              <a:ext cx="0" cy="1532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Text Box 107"/>
                          <wps:cNvSpPr txBox="1"/>
                          <wps:spPr>
                            <a:xfrm>
                              <a:off x="1784974" y="3700503"/>
                              <a:ext cx="642460" cy="518545"/>
                            </a:xfrm>
                            <a:prstGeom prst="rect">
                              <a:avLst/>
                            </a:prstGeom>
                            <a:noFill/>
                            <a:ln w="6350">
                              <a:noFill/>
                            </a:ln>
                          </wps:spPr>
                          <wps:txbx>
                            <w:txbxContent>
                              <w:p w14:paraId="20F8ADC2" w14:textId="77777777" w:rsidR="00CB308D" w:rsidRDefault="00CB308D" w:rsidP="00CB308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3523920" y="3700503"/>
                              <a:ext cx="642460" cy="518545"/>
                            </a:xfrm>
                            <a:prstGeom prst="rect">
                              <a:avLst/>
                            </a:prstGeom>
                            <a:noFill/>
                            <a:ln w="6350">
                              <a:noFill/>
                            </a:ln>
                          </wps:spPr>
                          <wps:txbx>
                            <w:txbxContent>
                              <w:p w14:paraId="3F8B4F27" w14:textId="77777777" w:rsidR="00CB308D" w:rsidRDefault="00CB308D" w:rsidP="00CB308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Straight Connector 109"/>
                          <wps:cNvCnPr/>
                          <wps:spPr>
                            <a:xfrm flipH="1" flipV="1">
                              <a:off x="802765" y="1827958"/>
                              <a:ext cx="274320" cy="85"/>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Arrow Connector 110"/>
                          <wps:cNvCnPr/>
                          <wps:spPr>
                            <a:xfrm flipV="1">
                              <a:off x="808051" y="1553634"/>
                              <a:ext cx="0" cy="274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Text Box 111"/>
                          <wps:cNvSpPr txBox="1"/>
                          <wps:spPr>
                            <a:xfrm>
                              <a:off x="371459" y="1237459"/>
                              <a:ext cx="642460" cy="518545"/>
                            </a:xfrm>
                            <a:prstGeom prst="rect">
                              <a:avLst/>
                            </a:prstGeom>
                            <a:noFill/>
                            <a:ln w="6350">
                              <a:noFill/>
                            </a:ln>
                          </wps:spPr>
                          <wps:txbx>
                            <w:txbxContent>
                              <w:p w14:paraId="63236FFD" w14:textId="77777777" w:rsidR="00CB308D" w:rsidRDefault="00CB308D" w:rsidP="00CB308D">
                                <w:pPr>
                                  <w:jc w:val="center"/>
                                </w:pPr>
                                <w:r>
                                  <w:t>z</w:t>
                                </w:r>
                                <w:r w:rsidRPr="00C44BD5">
                                  <w:rPr>
                                    <w:vertAlign w:val="sub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Straight Connector 112"/>
                          <wps:cNvCnPr/>
                          <wps:spPr>
                            <a:xfrm flipH="1" flipV="1">
                              <a:off x="556825" y="3122816"/>
                              <a:ext cx="274320" cy="85"/>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Arrow Connector 113"/>
                          <wps:cNvCnPr/>
                          <wps:spPr>
                            <a:xfrm flipV="1">
                              <a:off x="562111" y="2848492"/>
                              <a:ext cx="0" cy="274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Text Box 114"/>
                          <wps:cNvSpPr txBox="1"/>
                          <wps:spPr>
                            <a:xfrm>
                              <a:off x="125519" y="2532317"/>
                              <a:ext cx="642460" cy="518545"/>
                            </a:xfrm>
                            <a:prstGeom prst="rect">
                              <a:avLst/>
                            </a:prstGeom>
                            <a:noFill/>
                            <a:ln w="6350">
                              <a:noFill/>
                            </a:ln>
                          </wps:spPr>
                          <wps:txbx>
                            <w:txbxContent>
                              <w:p w14:paraId="56A7D18A" w14:textId="77777777" w:rsidR="00CB308D" w:rsidRDefault="00CB308D" w:rsidP="00CB308D">
                                <w:pPr>
                                  <w:jc w:val="center"/>
                                </w:pPr>
                                <w:r>
                                  <w:t>z</w:t>
                                </w:r>
                                <w:r>
                                  <w:rPr>
                                    <w:vertAlign w:val="subscript"/>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Connector 115"/>
                          <wps:cNvCnPr/>
                          <wps:spPr>
                            <a:xfrm flipH="1" flipV="1">
                              <a:off x="3920708" y="3122816"/>
                              <a:ext cx="274320" cy="85"/>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Straight Arrow Connector 116"/>
                          <wps:cNvCnPr/>
                          <wps:spPr>
                            <a:xfrm flipV="1">
                              <a:off x="3925994" y="2848492"/>
                              <a:ext cx="0" cy="274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Text Box 117"/>
                          <wps:cNvSpPr txBox="1"/>
                          <wps:spPr>
                            <a:xfrm>
                              <a:off x="3489402" y="2532317"/>
                              <a:ext cx="642460" cy="518545"/>
                            </a:xfrm>
                            <a:prstGeom prst="rect">
                              <a:avLst/>
                            </a:prstGeom>
                            <a:noFill/>
                            <a:ln w="6350">
                              <a:noFill/>
                            </a:ln>
                          </wps:spPr>
                          <wps:txbx>
                            <w:txbxContent>
                              <w:p w14:paraId="52E1136F" w14:textId="77777777" w:rsidR="00CB308D" w:rsidRDefault="00CB308D" w:rsidP="00CB308D">
                                <w:pPr>
                                  <w:jc w:val="center"/>
                                </w:pPr>
                                <w:r>
                                  <w:t>z</w:t>
                                </w:r>
                                <w:r>
                                  <w:rPr>
                                    <w:vertAlign w:val="subscript"/>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Straight Connector 118"/>
                          <wps:cNvCnPr/>
                          <wps:spPr>
                            <a:xfrm flipH="1" flipV="1">
                              <a:off x="3920708" y="626520"/>
                              <a:ext cx="274320" cy="85"/>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Arrow Connector 119"/>
                          <wps:cNvCnPr/>
                          <wps:spPr>
                            <a:xfrm flipV="1">
                              <a:off x="3925994" y="352196"/>
                              <a:ext cx="0" cy="274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Text Box 120"/>
                          <wps:cNvSpPr txBox="1"/>
                          <wps:spPr>
                            <a:xfrm>
                              <a:off x="3489402" y="36021"/>
                              <a:ext cx="642460" cy="518545"/>
                            </a:xfrm>
                            <a:prstGeom prst="rect">
                              <a:avLst/>
                            </a:prstGeom>
                            <a:noFill/>
                            <a:ln w="6350">
                              <a:noFill/>
                            </a:ln>
                          </wps:spPr>
                          <wps:txbx>
                            <w:txbxContent>
                              <w:p w14:paraId="3F439BB1" w14:textId="77777777" w:rsidR="00CB308D" w:rsidRDefault="00CB308D" w:rsidP="00CB308D">
                                <w:pPr>
                                  <w:jc w:val="center"/>
                                </w:pPr>
                                <w:r>
                                  <w:t>z</w:t>
                                </w:r>
                                <w:r>
                                  <w:rPr>
                                    <w:vertAlign w:val="sub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2417446" y="1237459"/>
                              <a:ext cx="642460" cy="518545"/>
                            </a:xfrm>
                            <a:prstGeom prst="rect">
                              <a:avLst/>
                            </a:prstGeom>
                            <a:noFill/>
                            <a:ln w="6350">
                              <a:noFill/>
                            </a:ln>
                          </wps:spPr>
                          <wps:txbx>
                            <w:txbxContent>
                              <w:p w14:paraId="07E22F42" w14:textId="77777777" w:rsidR="00CB308D" w:rsidRDefault="00CB308D" w:rsidP="00CB308D">
                                <w:pPr>
                                  <w:jc w:val="center"/>
                                </w:pPr>
                                <w:r>
                                  <w:rPr>
                                    <w:rFonts w:cstheme="majorBidi"/>
                                  </w:rPr>
                                  <w:t>ϕ</w:t>
                                </w:r>
                                <w:r w:rsidRPr="00C44BD5">
                                  <w:rPr>
                                    <w:vertAlign w:val="subscript"/>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4445627" y="84568"/>
                              <a:ext cx="1625" cy="2851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Text Box 124"/>
                          <wps:cNvSpPr txBox="1"/>
                          <wps:spPr>
                            <a:xfrm>
                              <a:off x="4312165" y="3291"/>
                              <a:ext cx="642460" cy="376254"/>
                            </a:xfrm>
                            <a:prstGeom prst="rect">
                              <a:avLst/>
                            </a:prstGeom>
                            <a:noFill/>
                            <a:ln w="6350">
                              <a:noFill/>
                            </a:ln>
                          </wps:spPr>
                          <wps:txbx>
                            <w:txbxContent>
                              <w:p w14:paraId="0BD5EC81" w14:textId="77777777" w:rsidR="00CB308D" w:rsidRDefault="00CB308D" w:rsidP="00CB308D">
                                <w:pPr>
                                  <w:jc w:val="center"/>
                                </w:pPr>
                                <w:r>
                                  <w:t>P</w:t>
                                </w:r>
                                <w:r>
                                  <w:rPr>
                                    <w:vertAlign w:val="subscrip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Arc 126">
                            <a:extLst>
                              <a:ext uri="{FF2B5EF4-FFF2-40B4-BE49-F238E27FC236}">
                                <a16:creationId xmlns:a16="http://schemas.microsoft.com/office/drawing/2014/main" id="{B75A9C97-A59D-4CD5-A7A2-F43F8A4EC4BA}"/>
                              </a:ext>
                            </a:extLst>
                          </wps:cNvPr>
                          <wps:cNvSpPr/>
                          <wps:spPr>
                            <a:xfrm rot="18766000">
                              <a:off x="2574356" y="1609624"/>
                              <a:ext cx="353565" cy="369310"/>
                            </a:xfrm>
                            <a:prstGeom prst="arc">
                              <a:avLst/>
                            </a:prstGeom>
                            <a:ln w="12700">
                              <a:solidFill>
                                <a:schemeClr val="tx1"/>
                              </a:solidFill>
                              <a:headEnd type="stealth"/>
                              <a:tailEnd type="none"/>
                            </a:ln>
                          </wps:spPr>
                          <wps:style>
                            <a:lnRef idx="1">
                              <a:schemeClr val="accent1"/>
                            </a:lnRef>
                            <a:fillRef idx="0">
                              <a:schemeClr val="accent1"/>
                            </a:fillRef>
                            <a:effectRef idx="0">
                              <a:schemeClr val="accent1"/>
                            </a:effectRef>
                            <a:fontRef idx="minor">
                              <a:schemeClr val="tx1"/>
                            </a:fontRef>
                          </wps:style>
                          <wps:bodyPr rtlCol="0" anchor="ctr"/>
                        </wps:wsp>
                      </wpc:wpc>
                    </a:graphicData>
                  </a:graphic>
                </wp:inline>
              </w:drawing>
            </mc:Choice>
            <mc:Fallback>
              <w:pict>
                <v:group w14:anchorId="135BB5F9" id="Canvas 125" o:spid="_x0000_s1026" editas="canvas" style="width:6in;height:332.2pt;mso-position-horizontal-relative:char;mso-position-vertical-relative:line" coordsize="54864,42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2183;visibility:visible;mso-wrap-style:square" filled="t">
                    <v:fill o:detectmouseclick="t"/>
                    <v:stroke dashstyle="3 1"/>
                    <v:path o:connecttype="none"/>
                  </v:shape>
                  <v:rect id="Rectangle 1" o:spid="_x0000_s1028" style="position:absolute;left:10770;top:16570;width:33659;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" fillcolor="white [3212]" strokecolor="black [3213]">
                    <v:textbox>
                      <w:txbxContent>
                        <w:p w14:paraId="635A48B8" w14:textId="77777777" w:rsidR="00CB308D" w:rsidRPr="00A74F30" w:rsidRDefault="00CB308D" w:rsidP="00CB308D">
                          <w:pPr>
                            <w:jc w:val="center"/>
                            <w:rPr>
                              <w:color w:val="000000" w:themeColor="text1"/>
                              <w14:textOutline w14:w="9525" w14:cap="rnd" w14:cmpd="sng" w14:algn="ctr">
                                <w14:noFill/>
                                <w14:prstDash w14:val="solid"/>
                                <w14:bevel/>
                              </w14:textOutline>
                            </w:rPr>
                          </w:pPr>
                          <w:r w:rsidRPr="00A74F30">
                            <w:rPr>
                              <w:color w:val="000000" w:themeColor="text1"/>
                              <w14:textOutline w14:w="9525" w14:cap="rnd" w14:cmpd="sng" w14:algn="ctr">
                                <w14:noFill/>
                                <w14:prstDash w14:val="solid"/>
                                <w14:bevel/>
                              </w14:textOutline>
                            </w:rPr>
                            <w:t>M</w:t>
                          </w:r>
                          <w:r w:rsidRPr="00A74F30">
                            <w:rPr>
                              <w:color w:val="000000" w:themeColor="text1"/>
                              <w:vertAlign w:val="subscript"/>
                              <w14:textOutline w14:w="9525" w14:cap="rnd" w14:cmpd="sng" w14:algn="ctr">
                                <w14:noFill/>
                                <w14:prstDash w14:val="solid"/>
                                <w14:bevel/>
                              </w14:textOutline>
                            </w:rPr>
                            <w:t>b</w:t>
                          </w:r>
                          <w:r w:rsidRPr="00A74F30">
                            <w:rPr>
                              <w:color w:val="000000" w:themeColor="text1"/>
                              <w14:textOutline w14:w="9525" w14:cap="rnd" w14:cmpd="sng" w14:algn="ctr">
                                <w14:noFill/>
                                <w14:prstDash w14:val="solid"/>
                                <w14:bevel/>
                              </w14:textOutline>
                            </w:rPr>
                            <w:t>, J</w:t>
                          </w:r>
                          <w:r>
                            <w:rPr>
                              <w:color w:val="000000" w:themeColor="text1"/>
                              <w:vertAlign w:val="subscript"/>
                              <w14:textOutline w14:w="9525" w14:cap="rnd" w14:cmpd="sng" w14:algn="ctr">
                                <w14:noFill/>
                                <w14:prstDash w14:val="solid"/>
                                <w14:bevel/>
                              </w14:textOutline>
                            </w:rPr>
                            <w:t>z</w:t>
                          </w:r>
                        </w:p>
                      </w:txbxContent>
                    </v:textbox>
                  </v:rect>
                  <v:line id="Straight Connector 3" o:spid="_x0000_s1029" style="position:absolute;visibility:visible;mso-wrap-style:square" from="10790,20007" to="10790,2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" strokecolor="black [3213]" strokeweight=".5pt">
                    <v:stroke joinstyle="miter"/>
                  </v:line>
                  <v:line id="Straight Connector 4" o:spid="_x0000_s1030" style="position:absolute;visibility:visible;mso-wrap-style:square" from="10790,21234" to="12619,2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" strokecolor="black [3213]" strokeweight=".5pt">
                    <v:stroke joinstyle="miter"/>
                  </v:line>
                  <v:line id="Straight Connector 5" o:spid="_x0000_s1031" style="position:absolute;visibility:visible;mso-wrap-style:square" from="8962,21234" to="10790,2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" strokecolor="black [3213]" strokeweight=".5pt">
                    <v:stroke joinstyle="miter"/>
                  </v:line>
                  <v:line id="Straight Connector 6" o:spid="_x0000_s1032" style="position:absolute;visibility:visible;mso-wrap-style:square" from="12619,21234" to="12619,24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" strokecolor="black [3213]" strokeweight=".5pt">
                    <v:stroke joinstyle="miter"/>
                  </v:line>
                  <v:line id="Straight Connector 7" o:spid="_x0000_s1033" style="position:absolute;visibility:visible;mso-wrap-style:square" from="8962,21234" to="8962,23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" strokecolor="black [3213]" strokeweight=".5pt">
                    <v:stroke joinstyle="miter"/>
                  </v:line>
                  <v:line id="Straight Connector 8" o:spid="_x0000_s1034" style="position:absolute;visibility:visible;mso-wrap-style:square" from="8984,25263" to="8984,2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" strokecolor="black [3213]" strokeweight=".5pt">
                    <v:stroke joinstyle="miter"/>
                  </v:line>
                  <v:line id="Straight Connector 9" o:spid="_x0000_s1035" style="position:absolute;visibility:visible;mso-wrap-style:square" from="10790,27063" to="10790,2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" strokecolor="black [3213]" strokeweight=".5pt">
                    <v:stroke joinstyle="miter"/>
                  </v:line>
                  <v:line id="Straight Connector 10" o:spid="_x0000_s1036" style="position:absolute;visibility:visible;mso-wrap-style:square" from="10790,27063" to="12619,2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" strokecolor="black [3213]" strokeweight=".5pt">
                    <v:stroke joinstyle="miter"/>
                  </v:line>
                  <v:line id="Straight Connector 11" o:spid="_x0000_s1037" style="position:absolute;visibility:visible;mso-wrap-style:square" from="8962,27063" to="10790,2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" strokecolor="black [3213]" strokeweight=".5pt">
                    <v:stroke joinstyle="miter"/>
                  </v:line>
                  <v:line id="Straight Connector 12" o:spid="_x0000_s1038" style="position:absolute;flip:x;visibility:visible;mso-wrap-style:square" from="8568,22976" to="8990,23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" strokecolor="black [3213]" strokeweight=".5pt">
                    <v:stroke joinstyle="miter"/>
                  </v:line>
                  <v:line id="Straight Connector 13" o:spid="_x0000_s1039" style="position:absolute;flip:x y;visibility:visible;mso-wrap-style:square" from="8568,23228" to="9482,23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" strokecolor="black [3213]" strokeweight=".5pt">
                    <v:stroke joinstyle="miter"/>
                  </v:line>
                  <v:line id="Straight Connector 14" o:spid="_x0000_s1040" style="position:absolute;flip:x;visibility:visible;mso-wrap-style:square" from="8568,23480" to="9482,2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" strokecolor="black [3213]" strokeweight=".5pt">
                    <v:stroke joinstyle="miter"/>
                  </v:line>
                  <v:line id="Straight Connector 15" o:spid="_x0000_s1041" style="position:absolute;flip:x y;visibility:visible;mso-wrap-style:square" from="8568,23753" to="9482,24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" strokecolor="black [3213]" strokeweight=".5pt">
                    <v:stroke joinstyle="miter"/>
                  </v:line>
                  <v:line id="Straight Connector 16" o:spid="_x0000_s1042" style="position:absolute;flip:x;visibility:visible;mso-wrap-style:square" from="8568,24045" to="9482,2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" strokecolor="black [3213]" strokeweight=".5pt">
                    <v:stroke joinstyle="miter"/>
                  </v:line>
                  <v:line id="Straight Connector 17" o:spid="_x0000_s1043" style="position:absolute;flip:x y;visibility:visible;mso-wrap-style:square" from="8568,24318" to="9482,2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" strokecolor="black [3213]" strokeweight=".5pt">
                    <v:stroke joinstyle="miter"/>
                  </v:line>
                  <v:line id="Straight Connector 18" o:spid="_x0000_s1044" style="position:absolute;flip:x;visibility:visible;mso-wrap-style:square" from="8568,24610" to="9482,2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" strokecolor="black [3213]" strokeweight=".5pt">
                    <v:stroke joinstyle="miter"/>
                  </v:line>
                  <v:line id="Straight Connector 19" o:spid="_x0000_s1045" style="position:absolute;flip:x y;visibility:visible;mso-wrap-style:square" from="8568,24883" to="9482,2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" strokecolor="black [3213]" strokeweight=".5pt">
                    <v:stroke joinstyle="miter"/>
                  </v:line>
                  <v:line id="Straight Connector 20" o:spid="_x0000_s1046" style="position:absolute;flip:x;visibility:visible;mso-wrap-style:square" from="8962,25175" to="9482,25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" strokecolor="black [3213]" strokeweight=".5pt">
                    <v:stroke joinstyle="miter"/>
                  </v:line>
                  <v:line id="Straight Connector 21" o:spid="_x0000_s1047" style="position:absolute;visibility:visible;mso-wrap-style:square" from="12619,24586" to="12619,27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" strokecolor="black [3213]" strokeweight=".5pt">
                    <v:stroke joinstyle="miter"/>
                  </v:line>
                  <v:line id="Straight Connector 22" o:spid="_x0000_s1048" style="position:absolute;visibility:visible;mso-wrap-style:square" from="11856,24610" to="13347,2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line id="Straight Connector 23" o:spid="_x0000_s1049" style="position:absolute;visibility:visible;mso-wrap-style:square" from="11856,23480" to="11856,24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" strokecolor="black [3213]" strokeweight=".5pt">
                    <v:stroke joinstyle="miter"/>
                  </v:line>
                  <v:line id="Straight Connector 24" o:spid="_x0000_s1050" style="position:absolute;visibility:visible;mso-wrap-style:square" from="13323,23480" to="13323,24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" strokecolor="black [3213]" strokeweight=".5pt">
                    <v:stroke joinstyle="miter"/>
                  </v:line>
                  <v:rect id="Rectangle 25" o:spid="_x0000_s1051" style="position:absolute;left:8311;top:28404;width:5012;height:4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" fillcolor="white [3212]" strokecolor="black [3213]">
                    <v:textbox>
                      <w:txbxContent>
                        <w:p w14:paraId="5D164AA5" w14:textId="77777777" w:rsidR="00CB308D" w:rsidRDefault="00CB308D" w:rsidP="00CB308D">
                          <w:pPr>
                            <w:jc w:val="center"/>
                            <w:rPr>
                              <w:rFonts w:eastAsia="Calibri" w:cs="Arial"/>
                              <w:color w:val="000000"/>
                              <w:szCs w:val="24"/>
                            </w:rPr>
                          </w:pPr>
                          <w:r>
                            <w:rPr>
                              <w:rFonts w:eastAsia="Calibri" w:cs="Arial"/>
                              <w:color w:val="000000"/>
                            </w:rPr>
                            <w:t>M</w:t>
                          </w:r>
                          <w:r>
                            <w:rPr>
                              <w:rFonts w:eastAsia="Calibri" w:cs="Arial"/>
                              <w:color w:val="000000"/>
                              <w:vertAlign w:val="subscript"/>
                            </w:rPr>
                            <w:t>R</w:t>
                          </w:r>
                        </w:p>
                      </w:txbxContent>
                    </v:textbox>
                  </v:rect>
                  <v:line id="Straight Connector 26" o:spid="_x0000_s1052" style="position:absolute;visibility:visible;mso-wrap-style:square" from="10804,33013" to="10804,33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" strokecolor="black [3213]" strokeweight=".5pt">
                    <v:stroke joinstyle="miter"/>
                  </v:line>
                  <v:line id="Straight Connector 27" o:spid="_x0000_s1053" style="position:absolute;visibility:visible;mso-wrap-style:square" from="10826,36324" to="10826,37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" strokecolor="black [3213]" strokeweight=".5pt">
                    <v:stroke joinstyle="miter"/>
                  </v:line>
                  <v:line id="Straight Connector 28" o:spid="_x0000_s1054" style="position:absolute;flip:x;visibility:visible;mso-wrap-style:square" from="10411,33981" to="10833,3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" strokecolor="black [3213]" strokeweight=".5pt">
                    <v:stroke joinstyle="miter"/>
                  </v:line>
                  <v:line id="Straight Connector 29" o:spid="_x0000_s1055" style="position:absolute;flip:x y;visibility:visible;mso-wrap-style:square" from="10411,34234" to="11325,34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" strokecolor="black [3213]" strokeweight=".5pt">
                    <v:stroke joinstyle="miter"/>
                  </v:line>
                  <v:line id="Straight Connector 30" o:spid="_x0000_s1056" style="position:absolute;flip:x;visibility:visible;mso-wrap-style:square" from="10411,34486" to="11325,34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DmwwQAAANsAAAAPAAAAZHJzL2Rvd25yZXYueG1sRE/Pa8Iw&#10;FL4P/B/CE3ZbUx2M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KgUObDBAAAA2wAAAA8AAAAA&#10;AAAAAAAAAAAABwIAAGRycy9kb3ducmV2LnhtbFBLBQYAAAAAAwADALcAAAD1AgAAAAA=&#10;" strokecolor="black [3213]" strokeweight=".5pt">
                    <v:stroke joinstyle="miter"/>
                  </v:line>
                  <v:line id="Straight Connector 31" o:spid="_x0000_s1057" style="position:absolute;flip:x y;visibility:visible;mso-wrap-style:square" from="10411,34759" to="11325,35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" strokecolor="black [3213]" strokeweight=".5pt">
                    <v:stroke joinstyle="miter"/>
                  </v:line>
                  <v:line id="Straight Connector 32" o:spid="_x0000_s1058" style="position:absolute;flip:x;visibility:visible;mso-wrap-style:square" from="10411,35051" to="11325,35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" strokecolor="black [3213]" strokeweight=".5pt">
                    <v:stroke joinstyle="miter"/>
                  </v:line>
                  <v:line id="Straight Connector 33" o:spid="_x0000_s1059" style="position:absolute;flip:x y;visibility:visible;mso-wrap-style:square" from="10411,35324" to="11325,35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" strokecolor="black [3213]" strokeweight=".5pt">
                    <v:stroke joinstyle="miter"/>
                  </v:line>
                  <v:line id="Straight Connector 34" o:spid="_x0000_s1060" style="position:absolute;flip:x;visibility:visible;mso-wrap-style:square" from="10411,35616" to="11325,35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" strokecolor="black [3213]" strokeweight=".5pt">
                    <v:stroke joinstyle="miter"/>
                  </v:line>
                  <v:line id="Straight Connector 35" o:spid="_x0000_s1061" style="position:absolute;flip:x y;visibility:visible;mso-wrap-style:square" from="10411,35889" to="11325,36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" strokecolor="black [3213]" strokeweight=".5pt">
                    <v:stroke joinstyle="miter"/>
                  </v:line>
                  <v:line id="Straight Connector 36" o:spid="_x0000_s1062" style="position:absolute;flip:x;visibility:visible;mso-wrap-style:square" from="10804,36180" to="11325,36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" strokecolor="black [3213]" strokeweight=".5pt">
                    <v:stroke joinstyle="miter"/>
                  </v:line>
                  <v:shapetype id="_x0000_t202" coordsize="21600,21600" o:spt="202" path="m,l,21600r21600,l21600,xe">
                    <v:stroke joinstyle="miter"/>
                    <v:path gradientshapeok="t" o:connecttype="rect"/>
                  </v:shapetype>
                  <v:shape id="Text Box 37" o:spid="_x0000_s1063" type="#_x0000_t202" style="position:absolute;left:3714;top:21367;width:6425;height:5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50268466" w14:textId="77777777" w:rsidR="00CB308D" w:rsidRDefault="00CB308D" w:rsidP="00CB308D">
                          <w:pPr>
                            <w:jc w:val="center"/>
                          </w:pPr>
                          <w:r>
                            <w:t>K</w:t>
                          </w:r>
                          <w:r w:rsidRPr="00873325">
                            <w:rPr>
                              <w:vertAlign w:val="subscript"/>
                            </w:rPr>
                            <w:t>RS</w:t>
                          </w:r>
                        </w:p>
                      </w:txbxContent>
                    </v:textbox>
                  </v:shape>
                  <v:shape id="Text Box 38" o:spid="_x0000_s1064" type="#_x0000_t202" style="position:absolute;left:12314;top:21367;width:6425;height:5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7EE81589" w14:textId="77777777" w:rsidR="00CB308D" w:rsidRDefault="00CB308D" w:rsidP="00CB308D">
                          <w:pPr>
                            <w:jc w:val="center"/>
                          </w:pPr>
                          <w:r>
                            <w:t>C</w:t>
                          </w:r>
                          <w:r w:rsidRPr="00873325">
                            <w:rPr>
                              <w:vertAlign w:val="subscript"/>
                            </w:rPr>
                            <w:t>RS</w:t>
                          </w:r>
                        </w:p>
                      </w:txbxContent>
                    </v:textbox>
                  </v:shape>
                  <v:shape id="Text Box 39" o:spid="_x0000_s1065" type="#_x0000_t202" style="position:absolute;left:3714;top:32172;width:6425;height:5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172969F3" w14:textId="77777777" w:rsidR="00CB308D" w:rsidRDefault="00CB308D" w:rsidP="00CB308D">
                          <w:pPr>
                            <w:jc w:val="center"/>
                          </w:pPr>
                          <w:r>
                            <w:t>K</w:t>
                          </w:r>
                          <w:r w:rsidRPr="00873325">
                            <w:rPr>
                              <w:vertAlign w:val="subscript"/>
                            </w:rPr>
                            <w:t>R</w:t>
                          </w:r>
                          <w:r>
                            <w:rPr>
                              <w:vertAlign w:val="subscript"/>
                            </w:rPr>
                            <w:t>T</w:t>
                          </w:r>
                        </w:p>
                      </w:txbxContent>
                    </v:textbox>
                  </v:shape>
                  <v:line id="Straight Connector 40" o:spid="_x0000_s1066" style="position:absolute;visibility:visible;mso-wrap-style:square" from="44429,20007" to="44429,2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" strokecolor="black [3213]" strokeweight=".5pt">
                    <v:stroke joinstyle="miter"/>
                  </v:line>
                  <v:line id="Straight Connector 41" o:spid="_x0000_s1067" style="position:absolute;visibility:visible;mso-wrap-style:square" from="44429,21234" to="46258,2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HDxQAAANsAAAAPAAAAZHJzL2Rvd25yZXYueG1sRI9BS8NA&#10;FITvBf/D8gRvzSai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Bs8JHDxQAAANsAAAAP&#10;AAAAAAAAAAAAAAAAAAcCAABkcnMvZG93bnJldi54bWxQSwUGAAAAAAMAAwC3AAAA+QIAAAAA&#10;" strokecolor="black [3213]" strokeweight=".5pt">
                    <v:stroke joinstyle="miter"/>
                  </v:line>
                  <v:line id="Straight Connector 42" o:spid="_x0000_s1068" style="position:absolute;visibility:visible;mso-wrap-style:square" from="42600,21234" to="44429,2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" strokecolor="black [3213]" strokeweight=".5pt">
                    <v:stroke joinstyle="miter"/>
                  </v:line>
                  <v:line id="Straight Connector 43" o:spid="_x0000_s1069" style="position:absolute;visibility:visible;mso-wrap-style:square" from="46258,21234" to="46258,24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line id="Straight Connector 44" o:spid="_x0000_s1070" style="position:absolute;visibility:visible;mso-wrap-style:square" from="42600,21234" to="42600,23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" strokecolor="black [3213]" strokeweight=".5pt">
                    <v:stroke joinstyle="miter"/>
                  </v:line>
                  <v:line id="Straight Connector 45" o:spid="_x0000_s1071" style="position:absolute;visibility:visible;mso-wrap-style:square" from="42623,25263" to="42623,2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" strokecolor="black [3213]" strokeweight=".5pt">
                    <v:stroke joinstyle="miter"/>
                  </v:line>
                  <v:line id="Straight Connector 46" o:spid="_x0000_s1072" style="position:absolute;visibility:visible;mso-wrap-style:square" from="44429,27063" to="44429,2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" strokecolor="black [3213]" strokeweight=".5pt">
                    <v:stroke joinstyle="miter"/>
                  </v:line>
                  <v:line id="Straight Connector 47" o:spid="_x0000_s1073" style="position:absolute;visibility:visible;mso-wrap-style:square" from="44429,27063" to="46258,2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awsxQAAANsAAAAPAAAAZHJzL2Rvd25yZXYueG1sRI9BawIx&#10;FITvBf9DeEJvmlW0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CMVawsxQAAANsAAAAP&#10;AAAAAAAAAAAAAAAAAAcCAABkcnMvZG93bnJldi54bWxQSwUGAAAAAAMAAwC3AAAA+QIAAAAA&#10;" strokecolor="black [3213]" strokeweight=".5pt">
                    <v:stroke joinstyle="miter"/>
                  </v:line>
                  <v:line id="Straight Connector 48" o:spid="_x0000_s1074" style="position:absolute;visibility:visible;mso-wrap-style:square" from="42600,27063" to="44429,2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line id="Straight Connector 49" o:spid="_x0000_s1075" style="position:absolute;flip:x;visibility:visible;mso-wrap-style:square" from="42207,22976" to="42629,23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NQxAAAANsAAAAPAAAAZHJzL2Rvd25yZXYueG1sRI9PawIx&#10;FMTvgt8hPMGbZltK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GEo41DEAAAA2wAAAA8A&#10;AAAAAAAAAAAAAAAABwIAAGRycy9kb3ducmV2LnhtbFBLBQYAAAAAAwADALcAAAD4AgAAAAA=&#10;" strokecolor="black [3213]" strokeweight=".5pt">
                    <v:stroke joinstyle="miter"/>
                  </v:line>
                  <v:line id="Straight Connector 50" o:spid="_x0000_s1076" style="position:absolute;flip:x y;visibility:visible;mso-wrap-style:square" from="42207,23228" to="43121,23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" strokecolor="black [3213]" strokeweight=".5pt">
                    <v:stroke joinstyle="miter"/>
                  </v:line>
                  <v:line id="Straight Connector 51" o:spid="_x0000_s1077" style="position:absolute;flip:x;visibility:visible;mso-wrap-style:square" from="42207,23480" to="43121,2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" strokecolor="black [3213]" strokeweight=".5pt">
                    <v:stroke joinstyle="miter"/>
                  </v:line>
                  <v:line id="Straight Connector 52" o:spid="_x0000_s1078" style="position:absolute;flip:x y;visibility:visible;mso-wrap-style:square" from="42207,23753" to="43121,24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" strokecolor="black [3213]" strokeweight=".5pt">
                    <v:stroke joinstyle="miter"/>
                  </v:line>
                  <v:line id="Straight Connector 53" o:spid="_x0000_s1079" style="position:absolute;flip:x;visibility:visible;mso-wrap-style:square" from="42207,24045" to="43121,2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" strokecolor="black [3213]" strokeweight=".5pt">
                    <v:stroke joinstyle="miter"/>
                  </v:line>
                  <v:line id="Straight Connector 54" o:spid="_x0000_s1080" style="position:absolute;flip:x y;visibility:visible;mso-wrap-style:square" from="42207,24318" to="43121,2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" strokecolor="black [3213]" strokeweight=".5pt">
                    <v:stroke joinstyle="miter"/>
                  </v:line>
                  <v:line id="Straight Connector 55" o:spid="_x0000_s1081" style="position:absolute;flip:x;visibility:visible;mso-wrap-style:square" from="42207,24610" to="43121,2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IwwAAANsAAAAPAAAAZHJzL2Rvd25yZXYueG1sRI9BawIx&#10;FITvQv9DeAVvmrWg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Zbx/iMMAAADbAAAADwAA&#10;AAAAAAAAAAAAAAAHAgAAZHJzL2Rvd25yZXYueG1sUEsFBgAAAAADAAMAtwAAAPcCAAAAAA==&#10;" strokecolor="black [3213]" strokeweight=".5pt">
                    <v:stroke joinstyle="miter"/>
                  </v:line>
                  <v:line id="Straight Connector 56" o:spid="_x0000_s1082" style="position:absolute;flip:x y;visibility:visible;mso-wrap-style:square" from="42207,24883" to="43121,2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" strokecolor="black [3213]" strokeweight=".5pt">
                    <v:stroke joinstyle="miter"/>
                  </v:line>
                  <v:line id="Straight Connector 57" o:spid="_x0000_s1083" style="position:absolute;flip:x;visibility:visible;mso-wrap-style:square" from="42600,25175" to="43121,25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kRkxAAAANsAAAAPAAAAZHJzL2Rvd25yZXYueG1sRI9PawIx&#10;FMTvgt8hPMGbZlto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PoiRGTEAAAA2wAAAA8A&#10;AAAAAAAAAAAAAAAABwIAAGRycy9kb3ducmV2LnhtbFBLBQYAAAAAAwADALcAAAD4AgAAAAA=&#10;" strokecolor="black [3213]" strokeweight=".5pt">
                    <v:stroke joinstyle="miter"/>
                  </v:line>
                  <v:line id="Straight Connector 58" o:spid="_x0000_s1084" style="position:absolute;visibility:visible;mso-wrap-style:square" from="46258,24586" to="46258,27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" strokecolor="black [3213]" strokeweight=".5pt">
                    <v:stroke joinstyle="miter"/>
                  </v:line>
                  <v:line id="Straight Connector 59" o:spid="_x0000_s1085" style="position:absolute;visibility:visible;mso-wrap-style:square" from="45495,24610" to="46986,2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" strokecolor="black [3213]" strokeweight=".5pt">
                    <v:stroke joinstyle="miter"/>
                  </v:line>
                  <v:line id="Straight Connector 60" o:spid="_x0000_s1086" style="position:absolute;visibility:visible;mso-wrap-style:square" from="45495,23480" to="45495,24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" strokecolor="black [3213]" strokeweight=".5pt">
                    <v:stroke joinstyle="miter"/>
                  </v:line>
                  <v:line id="Straight Connector 61" o:spid="_x0000_s1087" style="position:absolute;visibility:visible;mso-wrap-style:square" from="46962,23480" to="46962,24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" strokecolor="black [3213]" strokeweight=".5pt">
                    <v:stroke joinstyle="miter"/>
                  </v:line>
                  <v:rect id="Rectangle 62" o:spid="_x0000_s1088" style="position:absolute;left:41950;top:28404;width:5012;height:4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" fillcolor="white [3212]" strokecolor="black [3213]">
                    <v:textbox>
                      <w:txbxContent>
                        <w:p w14:paraId="5F159AC2" w14:textId="77777777" w:rsidR="00CB308D" w:rsidRDefault="00CB308D" w:rsidP="00CB308D">
                          <w:pPr>
                            <w:jc w:val="center"/>
                            <w:rPr>
                              <w:rFonts w:eastAsia="Calibri" w:cs="Arial"/>
                              <w:color w:val="000000"/>
                              <w:szCs w:val="24"/>
                            </w:rPr>
                          </w:pPr>
                          <w:r>
                            <w:rPr>
                              <w:rFonts w:eastAsia="Calibri" w:cs="Arial"/>
                              <w:color w:val="000000"/>
                            </w:rPr>
                            <w:t>M</w:t>
                          </w:r>
                          <w:r>
                            <w:rPr>
                              <w:rFonts w:eastAsia="Calibri" w:cs="Arial"/>
                              <w:color w:val="000000"/>
                              <w:vertAlign w:val="subscript"/>
                            </w:rPr>
                            <w:t>F</w:t>
                          </w:r>
                        </w:p>
                      </w:txbxContent>
                    </v:textbox>
                  </v:rect>
                  <v:line id="Straight Connector 63" o:spid="_x0000_s1089" style="position:absolute;visibility:visible;mso-wrap-style:square" from="44443,33013" to="44443,33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" strokecolor="black [3213]" strokeweight=".5pt">
                    <v:stroke joinstyle="miter"/>
                  </v:line>
                  <v:line id="Straight Connector 64" o:spid="_x0000_s1090" style="position:absolute;visibility:visible;mso-wrap-style:square" from="44465,36324" to="44465,37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" strokecolor="black [3213]" strokeweight=".5pt">
                    <v:stroke joinstyle="miter"/>
                  </v:line>
                  <v:line id="Straight Connector 65" o:spid="_x0000_s1091" style="position:absolute;flip:x;visibility:visible;mso-wrap-style:square" from="44049,33981" to="44472,3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LU1wwAAANsAAAAPAAAAZHJzL2Rvd25yZXYueG1sRI9BawIx&#10;FITvBf9DeIK3mlVQ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q9C1NcMAAADbAAAADwAA&#10;AAAAAAAAAAAAAAAHAgAAZHJzL2Rvd25yZXYueG1sUEsFBgAAAAADAAMAtwAAAPcCAAAAAA==&#10;" strokecolor="black [3213]" strokeweight=".5pt">
                    <v:stroke joinstyle="miter"/>
                  </v:line>
                  <v:line id="Straight Connector 66" o:spid="_x0000_s1092" style="position:absolute;flip:x y;visibility:visible;mso-wrap-style:square" from="44049,34234" to="44964,34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" strokecolor="black [3213]" strokeweight=".5pt">
                    <v:stroke joinstyle="miter"/>
                  </v:line>
                  <v:line id="Straight Connector 67" o:spid="_x0000_s1093" style="position:absolute;flip:x;visibility:visible;mso-wrap-style:square" from="44049,34486" to="44964,34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" strokecolor="black [3213]" strokeweight=".5pt">
                    <v:stroke joinstyle="miter"/>
                  </v:line>
                  <v:line id="Straight Connector 68" o:spid="_x0000_s1094" style="position:absolute;flip:x y;visibility:visible;mso-wrap-style:square" from="44049,34759" to="44964,35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" strokecolor="black [3213]" strokeweight=".5pt">
                    <v:stroke joinstyle="miter"/>
                  </v:line>
                  <v:line id="Straight Connector 69" o:spid="_x0000_s1095" style="position:absolute;flip:x;visibility:visible;mso-wrap-style:square" from="44049,35051" to="44964,35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" strokecolor="black [3213]" strokeweight=".5pt">
                    <v:stroke joinstyle="miter"/>
                  </v:line>
                  <v:line id="Straight Connector 70" o:spid="_x0000_s1096" style="position:absolute;flip:x y;visibility:visible;mso-wrap-style:square" from="44049,35324" to="44964,35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" strokecolor="black [3213]" strokeweight=".5pt">
                    <v:stroke joinstyle="miter"/>
                  </v:line>
                  <v:line id="Straight Connector 71" o:spid="_x0000_s1097" style="position:absolute;flip:x;visibility:visible;mso-wrap-style:square" from="44049,35616" to="44964,35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" strokecolor="black [3213]" strokeweight=".5pt">
                    <v:stroke joinstyle="miter"/>
                  </v:line>
                  <v:line id="Straight Connector 72" o:spid="_x0000_s1098" style="position:absolute;flip:x y;visibility:visible;mso-wrap-style:square" from="44049,35889" to="44964,36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" strokecolor="black [3213]" strokeweight=".5pt">
                    <v:stroke joinstyle="miter"/>
                  </v:line>
                  <v:line id="Straight Connector 73" o:spid="_x0000_s1099" style="position:absolute;flip:x;visibility:visible;mso-wrap-style:square" from="44443,36180" to="44964,36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4H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xRP8fUk/QBa/AAAA//8DAFBLAQItABQABgAIAAAAIQDb4fbL7gAAAIUBAAATAAAAAAAAAAAA&#10;AAAAAAAAAABbQ29udGVudF9UeXBlc10ueG1sUEsBAi0AFAAGAAgAAAAhAFr0LFu/AAAAFQEAAAsA&#10;AAAAAAAAAAAAAAAAHwEAAF9yZWxzLy5yZWxzUEsBAi0AFAAGAAgAAAAhAM6sHgfEAAAA2wAAAA8A&#10;AAAAAAAAAAAAAAAABwIAAGRycy9kb3ducmV2LnhtbFBLBQYAAAAAAwADALcAAAD4AgAAAAA=&#10;" strokecolor="black [3213]" strokeweight=".5pt">
                    <v:stroke joinstyle="miter"/>
                  </v:line>
                  <v:shape id="Text Box 74" o:spid="_x0000_s1100" type="#_x0000_t202" style="position:absolute;left:37353;top:21367;width:6425;height:5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" filled="f" stroked="f" strokeweight=".5pt">
                    <v:textbox>
                      <w:txbxContent>
                        <w:p w14:paraId="35A71CB5" w14:textId="77777777" w:rsidR="00CB308D" w:rsidRDefault="00CB308D" w:rsidP="00CB308D">
                          <w:pPr>
                            <w:jc w:val="center"/>
                          </w:pPr>
                          <w:r>
                            <w:t>K</w:t>
                          </w:r>
                          <w:r>
                            <w:rPr>
                              <w:vertAlign w:val="subscript"/>
                            </w:rPr>
                            <w:t>F</w:t>
                          </w:r>
                          <w:r w:rsidRPr="00873325">
                            <w:rPr>
                              <w:vertAlign w:val="subscript"/>
                            </w:rPr>
                            <w:t>S</w:t>
                          </w:r>
                        </w:p>
                      </w:txbxContent>
                    </v:textbox>
                  </v:shape>
                  <v:shape id="Text Box 75" o:spid="_x0000_s1101" type="#_x0000_t202" style="position:absolute;left:45953;top:21367;width:6425;height:5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6N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" filled="f" stroked="f" strokeweight=".5pt">
                    <v:textbox>
                      <w:txbxContent>
                        <w:p w14:paraId="4A077AD5" w14:textId="77777777" w:rsidR="00CB308D" w:rsidRDefault="00CB308D" w:rsidP="00CB308D">
                          <w:pPr>
                            <w:jc w:val="center"/>
                          </w:pPr>
                          <w:r>
                            <w:t>C</w:t>
                          </w:r>
                          <w:r>
                            <w:rPr>
                              <w:vertAlign w:val="subscript"/>
                            </w:rPr>
                            <w:t>F</w:t>
                          </w:r>
                          <w:r w:rsidRPr="00873325">
                            <w:rPr>
                              <w:vertAlign w:val="subscript"/>
                            </w:rPr>
                            <w:t>S</w:t>
                          </w:r>
                        </w:p>
                      </w:txbxContent>
                    </v:textbox>
                  </v:shape>
                  <v:shape id="Text Box 76" o:spid="_x0000_s1102" type="#_x0000_t202" style="position:absolute;left:37353;top:32172;width:6425;height:5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" filled="f" stroked="f" strokeweight=".5pt">
                    <v:textbox>
                      <w:txbxContent>
                        <w:p w14:paraId="4AE0AD02" w14:textId="77777777" w:rsidR="00CB308D" w:rsidRDefault="00CB308D" w:rsidP="00CB308D">
                          <w:pPr>
                            <w:jc w:val="center"/>
                          </w:pPr>
                          <w:r>
                            <w:t>K</w:t>
                          </w:r>
                          <w:r>
                            <w:rPr>
                              <w:vertAlign w:val="subscript"/>
                            </w:rPr>
                            <w:t>FT</w:t>
                          </w:r>
                        </w:p>
                      </w:txbxContent>
                    </v:textbox>
                  </v:shape>
                  <v:line id="Straight Connector 77" o:spid="_x0000_s1103" style="position:absolute;visibility:visible;mso-wrap-style:square" from="44429,8336" to="44429,9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" strokecolor="black [3213]" strokeweight=".5pt">
                    <v:stroke joinstyle="miter"/>
                  </v:line>
                  <v:line id="Straight Connector 78" o:spid="_x0000_s1104" style="position:absolute;visibility:visible;mso-wrap-style:square" from="44429,9563" to="46258,9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" strokecolor="black [3213]" strokeweight=".5pt">
                    <v:stroke joinstyle="miter"/>
                  </v:line>
                  <v:line id="Straight Connector 79" o:spid="_x0000_s1105" style="position:absolute;visibility:visible;mso-wrap-style:square" from="42600,9563" to="44429,9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" strokecolor="black [3213]" strokeweight=".5pt">
                    <v:stroke joinstyle="miter"/>
                  </v:line>
                  <v:line id="Straight Connector 80" o:spid="_x0000_s1106" style="position:absolute;visibility:visible;mso-wrap-style:square" from="46258,9563" to="46258,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" strokecolor="black [3213]" strokeweight=".5pt">
                    <v:stroke joinstyle="miter"/>
                  </v:line>
                  <v:line id="Straight Connector 81" o:spid="_x0000_s1107" style="position:absolute;visibility:visible;mso-wrap-style:square" from="42600,9563" to="42600,11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" strokecolor="black [3213]" strokeweight=".5pt">
                    <v:stroke joinstyle="miter"/>
                  </v:line>
                  <v:line id="Straight Connector 82" o:spid="_x0000_s1108" style="position:absolute;visibility:visible;mso-wrap-style:square" from="42623,13592" to="42623,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" strokecolor="black [3213]" strokeweight=".5pt">
                    <v:stroke joinstyle="miter"/>
                  </v:line>
                  <v:line id="Straight Connector 83" o:spid="_x0000_s1109" style="position:absolute;visibility:visible;mso-wrap-style:square" from="44429,15392" to="44429,16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1xAAAANsAAAAPAAAAZHJzL2Rvd25yZXYueG1sRI9BawIx&#10;FITvBf9DeIK3mlWx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AjXELXEAAAA2wAAAA8A&#10;AAAAAAAAAAAAAAAABwIAAGRycy9kb3ducmV2LnhtbFBLBQYAAAAAAwADALcAAAD4AgAAAAA=&#10;" strokecolor="black [3213]" strokeweight=".5pt">
                    <v:stroke joinstyle="miter"/>
                  </v:line>
                  <v:line id="Straight Connector 84" o:spid="_x0000_s1110" style="position:absolute;visibility:visible;mso-wrap-style:square" from="44429,15392" to="46258,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jBxAAAANsAAAAPAAAAZHJzL2Rvd25yZXYueG1sRI9BawIx&#10;FITvBf9DeIK3mlW0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Ic+iMHEAAAA2wAAAA8A&#10;AAAAAAAAAAAAAAAABwIAAGRycy9kb3ducmV2LnhtbFBLBQYAAAAAAwADALcAAAD4AgAAAAA=&#10;" strokecolor="black [3213]" strokeweight=".5pt">
                    <v:stroke joinstyle="miter"/>
                  </v:line>
                  <v:line id="Straight Connector 85" o:spid="_x0000_s1111" style="position:absolute;visibility:visible;mso-wrap-style:square" from="42600,15392" to="44429,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" strokecolor="black [3213]" strokeweight=".5pt">
                    <v:stroke joinstyle="miter"/>
                  </v:line>
                  <v:line id="Straight Connector 86" o:spid="_x0000_s1112" style="position:absolute;flip:x;visibility:visible;mso-wrap-style:square" from="42207,11305" to="42629,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" strokecolor="black [3213]" strokeweight=".5pt">
                    <v:stroke joinstyle="miter"/>
                  </v:line>
                  <v:line id="Straight Connector 87" o:spid="_x0000_s1113" style="position:absolute;flip:x y;visibility:visible;mso-wrap-style:square" from="42207,11557" to="43121,11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" strokecolor="black [3213]" strokeweight=".5pt">
                    <v:stroke joinstyle="miter"/>
                  </v:line>
                  <v:line id="Straight Connector 88" o:spid="_x0000_s1114" style="position:absolute;flip:x;visibility:visible;mso-wrap-style:square" from="42207,11809" to="43121,12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" strokecolor="black [3213]" strokeweight=".5pt">
                    <v:stroke joinstyle="miter"/>
                  </v:line>
                  <v:line id="Straight Connector 89" o:spid="_x0000_s1115" style="position:absolute;flip:x y;visibility:visible;mso-wrap-style:square" from="42207,12082" to="43121,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" strokecolor="black [3213]" strokeweight=".5pt">
                    <v:stroke joinstyle="miter"/>
                  </v:line>
                  <v:line id="Straight Connector 90" o:spid="_x0000_s1116" style="position:absolute;flip:x;visibility:visible;mso-wrap-style:square" from="42207,12374" to="43121,1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" strokecolor="black [3213]" strokeweight=".5pt">
                    <v:stroke joinstyle="miter"/>
                  </v:line>
                  <v:line id="Straight Connector 91" o:spid="_x0000_s1117" style="position:absolute;flip:x y;visibility:visible;mso-wrap-style:square" from="42207,12647" to="43121,12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" strokecolor="black [3213]" strokeweight=".5pt">
                    <v:stroke joinstyle="miter"/>
                  </v:line>
                  <v:line id="Straight Connector 92" o:spid="_x0000_s1118" style="position:absolute;flip:x;visibility:visible;mso-wrap-style:square" from="42207,12939" to="43121,13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" strokecolor="black [3213]" strokeweight=".5pt">
                    <v:stroke joinstyle="miter"/>
                  </v:line>
                  <v:line id="Straight Connector 93" o:spid="_x0000_s1119" style="position:absolute;flip:x y;visibility:visible;mso-wrap-style:square" from="42207,13212" to="43121,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" strokecolor="black [3213]" strokeweight=".5pt">
                    <v:stroke joinstyle="miter"/>
                  </v:line>
                  <v:line id="Straight Connector 94" o:spid="_x0000_s1120" style="position:absolute;flip:x;visibility:visible;mso-wrap-style:square" from="42600,13504" to="43121,13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" strokecolor="black [3213]" strokeweight=".5pt">
                    <v:stroke joinstyle="miter"/>
                  </v:line>
                  <v:line id="Straight Connector 95" o:spid="_x0000_s1121" style="position:absolute;visibility:visible;mso-wrap-style:square" from="46258,12915" to="46258,15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" strokecolor="black [3213]" strokeweight=".5pt">
                    <v:stroke joinstyle="miter"/>
                  </v:line>
                  <v:line id="Straight Connector 96" o:spid="_x0000_s1122" style="position:absolute;visibility:visible;mso-wrap-style:square" from="45495,12939" to="46986,12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" strokecolor="black [3213]" strokeweight=".5pt">
                    <v:stroke joinstyle="miter"/>
                  </v:line>
                  <v:line id="Straight Connector 97" o:spid="_x0000_s1123" style="position:absolute;visibility:visible;mso-wrap-style:square" from="45495,11809" to="45495,1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" strokecolor="black [3213]" strokeweight=".5pt">
                    <v:stroke joinstyle="miter"/>
                  </v:line>
                  <v:line id="Straight Connector 98" o:spid="_x0000_s1124" style="position:absolute;visibility:visible;mso-wrap-style:square" from="46962,11809" to="46962,1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" strokecolor="black [3213]" strokeweight=".5pt">
                    <v:stroke joinstyle="miter"/>
                  </v:line>
                  <v:rect id="Rectangle 99" o:spid="_x0000_s1125" style="position:absolute;left:41950;top:3697;width:5012;height:4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" fillcolor="white [3212]" strokecolor="black [3213]">
                    <v:textbox>
                      <w:txbxContent>
                        <w:p w14:paraId="1DB725FB" w14:textId="77777777" w:rsidR="00CB308D" w:rsidRDefault="00CB308D" w:rsidP="00CB308D">
                          <w:pPr>
                            <w:jc w:val="center"/>
                            <w:rPr>
                              <w:rFonts w:eastAsia="Calibri" w:cs="Arial"/>
                              <w:color w:val="000000"/>
                              <w:szCs w:val="24"/>
                            </w:rPr>
                          </w:pPr>
                          <w:r>
                            <w:rPr>
                              <w:rFonts w:eastAsia="Calibri" w:cs="Arial"/>
                              <w:color w:val="000000"/>
                            </w:rPr>
                            <w:t>M</w:t>
                          </w:r>
                          <w:r>
                            <w:rPr>
                              <w:rFonts w:eastAsia="Calibri" w:cs="Arial"/>
                              <w:color w:val="000000"/>
                              <w:vertAlign w:val="subscript"/>
                            </w:rPr>
                            <w:t>E</w:t>
                          </w:r>
                        </w:p>
                      </w:txbxContent>
                    </v:textbox>
                  </v:rect>
                  <v:shape id="Text Box 100" o:spid="_x0000_s1126" type="#_x0000_t202" style="position:absolute;left:37353;top:9696;width:6425;height:5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" filled="f" stroked="f" strokeweight=".5pt">
                    <v:textbox>
                      <w:txbxContent>
                        <w:p w14:paraId="1EF0ADF3" w14:textId="77777777" w:rsidR="00CB308D" w:rsidRDefault="00CB308D" w:rsidP="00CB308D">
                          <w:pPr>
                            <w:jc w:val="center"/>
                          </w:pPr>
                          <w:r>
                            <w:t>K</w:t>
                          </w:r>
                          <w:r>
                            <w:rPr>
                              <w:vertAlign w:val="subscript"/>
                            </w:rPr>
                            <w:t>M</w:t>
                          </w:r>
                        </w:p>
                      </w:txbxContent>
                    </v:textbox>
                  </v:shape>
                  <v:shape id="Text Box 101" o:spid="_x0000_s1127" type="#_x0000_t202" style="position:absolute;left:45953;top:9563;width:6425;height:5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" filled="f" stroked="f" strokeweight=".5pt">
                    <v:textbox>
                      <w:txbxContent>
                        <w:p w14:paraId="58024D9D" w14:textId="77777777" w:rsidR="00CB308D" w:rsidRDefault="00CB308D" w:rsidP="00CB308D">
                          <w:pPr>
                            <w:jc w:val="center"/>
                          </w:pPr>
                          <w:r>
                            <w:t>C</w:t>
                          </w:r>
                          <w:r>
                            <w:rPr>
                              <w:vertAlign w:val="subscript"/>
                            </w:rPr>
                            <w:t>M</w:t>
                          </w:r>
                        </w:p>
                      </w:txbxContent>
                    </v:textbox>
                  </v:shape>
                  <v:shapetype id="_x0000_t32" coordsize="21600,21600" o:spt="32" o:oned="t" path="m,l21600,21600e" filled="f">
                    <v:path arrowok="t" fillok="f" o:connecttype="none"/>
                    <o:lock v:ext="edit" shapetype="t"/>
                  </v:shapetype>
                  <v:shape id="Straight Arrow Connector 102" o:spid="_x0000_s1128" type="#_x0000_t32" style="position:absolute;left:31396;top:38485;width:130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" strokecolor="black [3200]" strokeweight=".5pt">
                    <v:stroke startarrow="block" endarrow="block" joinstyle="miter"/>
                  </v:shape>
                  <v:shape id="Straight Arrow Connector 103" o:spid="_x0000_s1129" type="#_x0000_t32" style="position:absolute;left:10770;top:38483;width:206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" strokecolor="black [3200]" strokeweight=".5pt">
                    <v:stroke startarrow="block" endarrow="block" joinstyle="miter"/>
                  </v:shape>
                  <v:line id="Straight Connector 104" o:spid="_x0000_s1130" style="position:absolute;visibility:visible;mso-wrap-style:square" from="31396,37905" to="31396,39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" strokecolor="black [3213]" strokeweight=".5pt">
                    <v:stroke joinstyle="miter"/>
                  </v:line>
                  <v:line id="Straight Connector 105" o:spid="_x0000_s1131" style="position:absolute;visibility:visible;mso-wrap-style:square" from="10833,37905" to="10833,39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" strokecolor="black [3213]" strokeweight=".5pt">
                    <v:stroke joinstyle="miter"/>
                  </v:line>
                  <v:line id="Straight Connector 106" o:spid="_x0000_s1132" style="position:absolute;visibility:visible;mso-wrap-style:square" from="44443,37905" to="44443,39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" strokecolor="black [3213]" strokeweight=".5pt">
                    <v:stroke joinstyle="miter"/>
                  </v:line>
                  <v:shape id="Text Box 107" o:spid="_x0000_s1133" type="#_x0000_t202" style="position:absolute;left:17849;top:37005;width:6425;height:5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" filled="f" stroked="f" strokeweight=".5pt">
                    <v:textbox>
                      <w:txbxContent>
                        <w:p w14:paraId="20F8ADC2" w14:textId="77777777" w:rsidR="00CB308D" w:rsidRDefault="00CB308D" w:rsidP="00CB308D">
                          <w:pPr>
                            <w:jc w:val="center"/>
                          </w:pPr>
                          <w:r>
                            <w:t>b</w:t>
                          </w:r>
                        </w:p>
                      </w:txbxContent>
                    </v:textbox>
                  </v:shape>
                  <v:shape id="Text Box 108" o:spid="_x0000_s1134" type="#_x0000_t202" style="position:absolute;left:35239;top:37005;width:6424;height:5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" filled="f" stroked="f" strokeweight=".5pt">
                    <v:textbox>
                      <w:txbxContent>
                        <w:p w14:paraId="3F8B4F27" w14:textId="77777777" w:rsidR="00CB308D" w:rsidRDefault="00CB308D" w:rsidP="00CB308D">
                          <w:pPr>
                            <w:jc w:val="center"/>
                          </w:pPr>
                          <w:r>
                            <w:t>a</w:t>
                          </w:r>
                        </w:p>
                      </w:txbxContent>
                    </v:textbox>
                  </v:shape>
                  <v:line id="Straight Connector 109" o:spid="_x0000_s1135" style="position:absolute;flip:x y;visibility:visible;mso-wrap-style:square" from="8027,18279" to="10770,1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" strokecolor="black [3200]" strokeweight=".5pt">
                    <v:stroke joinstyle="miter"/>
                  </v:line>
                  <v:shape id="Straight Arrow Connector 110" o:spid="_x0000_s1136" type="#_x0000_t32" style="position:absolute;left:8080;top:15536;width:0;height:27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" strokecolor="black [3213]" strokeweight=".5pt">
                    <v:stroke endarrow="block" joinstyle="miter"/>
                  </v:shape>
                  <v:shape id="Text Box 111" o:spid="_x0000_s1137" type="#_x0000_t202" style="position:absolute;left:3714;top:12374;width:6425;height:5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" filled="f" stroked="f" strokeweight=".5pt">
                    <v:textbox>
                      <w:txbxContent>
                        <w:p w14:paraId="63236FFD" w14:textId="77777777" w:rsidR="00CB308D" w:rsidRDefault="00CB308D" w:rsidP="00CB308D">
                          <w:pPr>
                            <w:jc w:val="center"/>
                          </w:pPr>
                          <w:r>
                            <w:t>z</w:t>
                          </w:r>
                          <w:r w:rsidRPr="00C44BD5">
                            <w:rPr>
                              <w:vertAlign w:val="subscript"/>
                            </w:rPr>
                            <w:t>b</w:t>
                          </w:r>
                        </w:p>
                      </w:txbxContent>
                    </v:textbox>
                  </v:shape>
                  <v:line id="Straight Connector 112" o:spid="_x0000_s1138" style="position:absolute;flip:x y;visibility:visible;mso-wrap-style:square" from="5568,31228" to="8311,31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" strokecolor="black [3200]" strokeweight=".5pt">
                    <v:stroke joinstyle="miter"/>
                  </v:line>
                  <v:shape id="Straight Arrow Connector 113" o:spid="_x0000_s1139" type="#_x0000_t32" style="position:absolute;left:5621;top:28484;width:0;height:27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" strokecolor="black [3213]" strokeweight=".5pt">
                    <v:stroke endarrow="block" joinstyle="miter"/>
                  </v:shape>
                  <v:shape id="Text Box 114" o:spid="_x0000_s1140" type="#_x0000_t202" style="position:absolute;left:1255;top:25323;width:6424;height:5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" filled="f" stroked="f" strokeweight=".5pt">
                    <v:textbox>
                      <w:txbxContent>
                        <w:p w14:paraId="56A7D18A" w14:textId="77777777" w:rsidR="00CB308D" w:rsidRDefault="00CB308D" w:rsidP="00CB308D">
                          <w:pPr>
                            <w:jc w:val="center"/>
                          </w:pPr>
                          <w:r>
                            <w:t>z</w:t>
                          </w:r>
                          <w:r>
                            <w:rPr>
                              <w:vertAlign w:val="subscript"/>
                            </w:rPr>
                            <w:t>R</w:t>
                          </w:r>
                        </w:p>
                      </w:txbxContent>
                    </v:textbox>
                  </v:shape>
                  <v:line id="Straight Connector 115" o:spid="_x0000_s1141" style="position:absolute;flip:x y;visibility:visible;mso-wrap-style:square" from="39207,31228" to="41950,31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" strokecolor="black [3200]" strokeweight=".5pt">
                    <v:stroke joinstyle="miter"/>
                  </v:line>
                  <v:shape id="Straight Arrow Connector 116" o:spid="_x0000_s1142" type="#_x0000_t32" style="position:absolute;left:39259;top:28484;width:0;height:27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" strokecolor="black [3213]" strokeweight=".5pt">
                    <v:stroke endarrow="block" joinstyle="miter"/>
                  </v:shape>
                  <v:shape id="Text Box 117" o:spid="_x0000_s1143" type="#_x0000_t202" style="position:absolute;left:34894;top:25323;width:6424;height:5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" filled="f" stroked="f" strokeweight=".5pt">
                    <v:textbox>
                      <w:txbxContent>
                        <w:p w14:paraId="52E1136F" w14:textId="77777777" w:rsidR="00CB308D" w:rsidRDefault="00CB308D" w:rsidP="00CB308D">
                          <w:pPr>
                            <w:jc w:val="center"/>
                          </w:pPr>
                          <w:r>
                            <w:t>z</w:t>
                          </w:r>
                          <w:r>
                            <w:rPr>
                              <w:vertAlign w:val="subscript"/>
                            </w:rPr>
                            <w:t>F</w:t>
                          </w:r>
                        </w:p>
                      </w:txbxContent>
                    </v:textbox>
                  </v:shape>
                  <v:line id="Straight Connector 118" o:spid="_x0000_s1144" style="position:absolute;flip:x y;visibility:visible;mso-wrap-style:square" from="39207,6265" to="41950,6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" strokecolor="black [3200]" strokeweight=".5pt">
                    <v:stroke joinstyle="miter"/>
                  </v:line>
                  <v:shape id="Straight Arrow Connector 119" o:spid="_x0000_s1145" type="#_x0000_t32" style="position:absolute;left:39259;top:3521;width:0;height:27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" strokecolor="black [3213]" strokeweight=".5pt">
                    <v:stroke endarrow="block" joinstyle="miter"/>
                  </v:shape>
                  <v:shape id="Text Box 120" o:spid="_x0000_s1146" type="#_x0000_t202" style="position:absolute;left:34894;top:360;width:6424;height:5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" filled="f" stroked="f" strokeweight=".5pt">
                    <v:textbox>
                      <w:txbxContent>
                        <w:p w14:paraId="3F439BB1" w14:textId="77777777" w:rsidR="00CB308D" w:rsidRDefault="00CB308D" w:rsidP="00CB308D">
                          <w:pPr>
                            <w:jc w:val="center"/>
                          </w:pPr>
                          <w:r>
                            <w:t>z</w:t>
                          </w:r>
                          <w:r>
                            <w:rPr>
                              <w:vertAlign w:val="subscript"/>
                            </w:rPr>
                            <w:t>E</w:t>
                          </w:r>
                        </w:p>
                      </w:txbxContent>
                    </v:textbox>
                  </v:shape>
                  <v:shape id="Text Box 122" o:spid="_x0000_s1147" type="#_x0000_t202" style="position:absolute;left:24174;top:12374;width:6425;height:5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" filled="f" stroked="f" strokeweight=".5pt">
                    <v:textbox>
                      <w:txbxContent>
                        <w:p w14:paraId="07E22F42" w14:textId="77777777" w:rsidR="00CB308D" w:rsidRDefault="00CB308D" w:rsidP="00CB308D">
                          <w:pPr>
                            <w:jc w:val="center"/>
                          </w:pPr>
                          <w:r>
                            <w:rPr>
                              <w:rFonts w:cstheme="majorBidi"/>
                            </w:rPr>
                            <w:t>ϕ</w:t>
                          </w:r>
                          <w:r w:rsidRPr="00C44BD5">
                            <w:rPr>
                              <w:vertAlign w:val="subscript"/>
                            </w:rPr>
                            <w:t>b</w:t>
                          </w:r>
                        </w:p>
                      </w:txbxContent>
                    </v:textbox>
                  </v:shape>
                  <v:shape id="Straight Arrow Connector 123" o:spid="_x0000_s1148" type="#_x0000_t32" style="position:absolute;left:44456;top:845;width:16;height:28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" strokecolor="black [3213]" strokeweight=".5pt">
                    <v:stroke endarrow="block" joinstyle="miter"/>
                  </v:shape>
                  <v:shape id="Text Box 124" o:spid="_x0000_s1149" type="#_x0000_t202" style="position:absolute;left:43121;top:32;width:6425;height:3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" filled="f" stroked="f" strokeweight=".5pt">
                    <v:textbox>
                      <w:txbxContent>
                        <w:p w14:paraId="0BD5EC81" w14:textId="77777777" w:rsidR="00CB308D" w:rsidRDefault="00CB308D" w:rsidP="00CB308D">
                          <w:pPr>
                            <w:jc w:val="center"/>
                          </w:pPr>
                          <w:r>
                            <w:t>P</w:t>
                          </w:r>
                          <w:r>
                            <w:rPr>
                              <w:vertAlign w:val="subscript"/>
                            </w:rPr>
                            <w:t>E</w:t>
                          </w:r>
                        </w:p>
                      </w:txbxContent>
                    </v:textbox>
                  </v:shape>
                  <v:shape id="Arc 126" o:spid="_x0000_s1150" style="position:absolute;left:25743;top:16095;width:3536;height:3693;rotation:-3095484fd;visibility:visible;mso-wrap-style:square;v-text-anchor:middle" coordsize="353565,36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" path="m176782,nsc274417,,353565,82673,353565,184655r-176782,c176783,123103,176782,61552,176782,xem176782,nfc274417,,353565,82673,353565,184655e" filled="f" strokecolor="black [3213]" strokeweight="1pt">
                    <v:stroke startarrow="classic" joinstyle="miter"/>
                    <v:path arrowok="t" o:connecttype="custom" o:connectlocs="176782,0;353565,184655" o:connectangles="0,0"/>
                  </v:shape>
                  <w10:anchorlock/>
                </v:group>
              </w:pict>
            </mc:Fallback>
          </mc:AlternateContent>
        </w:r>
      </w:ins>
    </w:p>
    <w:p w14:paraId="30C739F6" w14:textId="77777777" w:rsidR="00CB308D" w:rsidRDefault="00CB308D" w:rsidP="00CB308D">
      <w:pPr>
        <w:rPr>
          <w:ins w:id="20" w:author="Omar R Abuodeh" w:date="2023-04-13T13:00:00Z"/>
          <w:noProof/>
        </w:rPr>
      </w:pPr>
      <w:ins w:id="21" w:author="Omar R Abuodeh" w:date="2023-04-13T13:00:00Z">
        <w:r>
          <w:rPr>
            <w:noProof/>
          </w:rPr>
          <w:t>Equation of motion of 5 DOF vehicle model (with engine):</w:t>
        </w:r>
      </w:ins>
    </w:p>
    <w:p w14:paraId="66076037" w14:textId="77777777" w:rsidR="00CB308D" w:rsidRDefault="00CB308D" w:rsidP="00CB308D">
      <w:pPr>
        <w:pStyle w:val="ListParagraph"/>
        <w:numPr>
          <w:ilvl w:val="0"/>
          <w:numId w:val="5"/>
        </w:numPr>
        <w:rPr>
          <w:ins w:id="22" w:author="Omar R Abuodeh" w:date="2023-04-13T13:00:00Z"/>
          <w:noProof/>
        </w:rPr>
      </w:pPr>
      <w:ins w:id="23" w:author="Omar R Abuodeh" w:date="2023-04-13T13:00:00Z">
        <w:r>
          <w:rPr>
            <w:noProof/>
          </w:rPr>
          <w:t>Body bounce:</w:t>
        </w:r>
      </w:ins>
    </w:p>
    <w:p w14:paraId="4403139E" w14:textId="77777777" w:rsidR="00CB308D" w:rsidRPr="006E5B3B" w:rsidRDefault="00CB308D" w:rsidP="00CB308D">
      <w:pPr>
        <w:rPr>
          <w:ins w:id="24" w:author="Omar R Abuodeh" w:date="2023-04-13T13:00:00Z"/>
          <w:rFonts w:eastAsiaTheme="minorEastAsia"/>
          <w:noProof/>
        </w:rPr>
      </w:pPr>
      <m:oMathPara>
        <m:oMath>
          <m:nary>
            <m:naryPr>
              <m:chr m:val="∑"/>
              <m:limLoc m:val="undOvr"/>
              <m:subHide m:val="1"/>
              <m:supHide m:val="1"/>
              <m:ctrlPr>
                <w:ins w:id="25" w:author="Omar R Abuodeh" w:date="2023-04-13T13:00:00Z">
                  <w:rPr>
                    <w:rFonts w:ascii="Cambria Math" w:hAnsi="Cambria Math"/>
                    <w:i/>
                    <w:noProof/>
                  </w:rPr>
                </w:ins>
              </m:ctrlPr>
            </m:naryPr>
            <m:sub/>
            <m:sup/>
            <m:e>
              <m:sSub>
                <m:sSubPr>
                  <m:ctrlPr>
                    <w:ins w:id="26" w:author="Omar R Abuodeh" w:date="2023-04-13T13:00:00Z">
                      <w:rPr>
                        <w:rFonts w:ascii="Cambria Math" w:hAnsi="Cambria Math"/>
                        <w:i/>
                        <w:noProof/>
                      </w:rPr>
                    </w:ins>
                  </m:ctrlPr>
                </m:sSubPr>
                <m:e>
                  <m:r>
                    <w:ins w:id="27" w:author="Omar R Abuodeh" w:date="2023-04-13T13:00:00Z">
                      <w:rPr>
                        <w:rFonts w:ascii="Cambria Math" w:hAnsi="Cambria Math"/>
                        <w:noProof/>
                      </w:rPr>
                      <m:t>F</m:t>
                    </w:ins>
                  </m:r>
                </m:e>
                <m:sub>
                  <m:r>
                    <w:ins w:id="28" w:author="Omar R Abuodeh" w:date="2023-04-13T13:00:00Z">
                      <w:rPr>
                        <w:rFonts w:ascii="Cambria Math" w:hAnsi="Cambria Math"/>
                        <w:noProof/>
                      </w:rPr>
                      <m:t>y</m:t>
                    </w:ins>
                  </m:r>
                </m:sub>
              </m:sSub>
              <m:r>
                <w:ins w:id="29" w:author="Omar R Abuodeh" w:date="2023-04-13T13:00:00Z">
                  <w:rPr>
                    <w:rFonts w:ascii="Cambria Math" w:hAnsi="Cambria Math"/>
                    <w:noProof/>
                  </w:rPr>
                  <m:t>=</m:t>
                </w:ins>
              </m:r>
              <m:sSub>
                <m:sSubPr>
                  <m:ctrlPr>
                    <w:ins w:id="30" w:author="Omar R Abuodeh" w:date="2023-04-13T13:00:00Z">
                      <w:rPr>
                        <w:rFonts w:ascii="Cambria Math" w:hAnsi="Cambria Math"/>
                        <w:i/>
                        <w:noProof/>
                      </w:rPr>
                    </w:ins>
                  </m:ctrlPr>
                </m:sSubPr>
                <m:e>
                  <m:r>
                    <w:ins w:id="31" w:author="Omar R Abuodeh" w:date="2023-04-13T13:00:00Z">
                      <w:rPr>
                        <w:rFonts w:ascii="Cambria Math" w:hAnsi="Cambria Math"/>
                        <w:noProof/>
                      </w:rPr>
                      <m:t>M</m:t>
                    </w:ins>
                  </m:r>
                </m:e>
                <m:sub>
                  <m:r>
                    <w:ins w:id="32" w:author="Omar R Abuodeh" w:date="2023-04-13T13:00:00Z">
                      <w:rPr>
                        <w:rFonts w:ascii="Cambria Math" w:hAnsi="Cambria Math"/>
                        <w:noProof/>
                      </w:rPr>
                      <m:t>b</m:t>
                    </w:ins>
                  </m:r>
                </m:sub>
              </m:sSub>
              <m:sSub>
                <m:sSubPr>
                  <m:ctrlPr>
                    <w:ins w:id="33" w:author="Omar R Abuodeh" w:date="2023-04-13T13:00:00Z">
                      <w:rPr>
                        <w:rFonts w:ascii="Cambria Math" w:hAnsi="Cambria Math"/>
                        <w:i/>
                        <w:noProof/>
                      </w:rPr>
                    </w:ins>
                  </m:ctrlPr>
                </m:sSubPr>
                <m:e>
                  <m:acc>
                    <m:accPr>
                      <m:chr m:val="̈"/>
                      <m:ctrlPr>
                        <w:ins w:id="34" w:author="Omar R Abuodeh" w:date="2023-04-13T13:00:00Z">
                          <w:rPr>
                            <w:rFonts w:ascii="Cambria Math" w:hAnsi="Cambria Math"/>
                            <w:i/>
                            <w:noProof/>
                          </w:rPr>
                        </w:ins>
                      </m:ctrlPr>
                    </m:accPr>
                    <m:e>
                      <m:r>
                        <w:ins w:id="35" w:author="Omar R Abuodeh" w:date="2023-04-13T13:00:00Z">
                          <w:rPr>
                            <w:rFonts w:ascii="Cambria Math" w:hAnsi="Cambria Math"/>
                            <w:noProof/>
                          </w:rPr>
                          <m:t>z</m:t>
                        </w:ins>
                      </m:r>
                    </m:e>
                  </m:acc>
                </m:e>
                <m:sub>
                  <m:r>
                    <w:ins w:id="36" w:author="Omar R Abuodeh" w:date="2023-04-13T13:00:00Z">
                      <w:rPr>
                        <w:rFonts w:ascii="Cambria Math" w:hAnsi="Cambria Math"/>
                        <w:noProof/>
                      </w:rPr>
                      <m:t>b</m:t>
                    </w:ins>
                  </m:r>
                </m:sub>
              </m:sSub>
            </m:e>
          </m:nary>
        </m:oMath>
      </m:oMathPara>
    </w:p>
    <w:p w14:paraId="451474FB" w14:textId="77777777" w:rsidR="00CB308D" w:rsidRDefault="00CB308D" w:rsidP="00CB308D">
      <w:pPr>
        <w:rPr>
          <w:ins w:id="37" w:author="Omar R Abuodeh" w:date="2023-04-13T13:00:00Z"/>
          <w:noProof/>
        </w:rPr>
      </w:pPr>
    </w:p>
    <w:p w14:paraId="3CD8A031" w14:textId="77777777" w:rsidR="00CB308D" w:rsidRPr="006E5B3B" w:rsidRDefault="00CB308D" w:rsidP="00CB308D">
      <w:pPr>
        <w:rPr>
          <w:ins w:id="38" w:author="Omar R Abuodeh" w:date="2023-04-13T13:00:00Z"/>
          <w:rFonts w:eastAsiaTheme="minorEastAsia"/>
          <w:noProof/>
        </w:rPr>
      </w:pPr>
      <m:oMathPara>
        <m:oMath>
          <m:r>
            <w:ins w:id="39" w:author="Omar R Abuodeh" w:date="2023-04-13T13:00:00Z">
              <w:rPr>
                <w:rFonts w:ascii="Cambria Math" w:eastAsiaTheme="minorEastAsia" w:hAnsi="Cambria Math"/>
                <w:noProof/>
              </w:rPr>
              <m:t>-</m:t>
            </w:ins>
          </m:r>
          <m:sSub>
            <m:sSubPr>
              <m:ctrlPr>
                <w:ins w:id="40" w:author="Omar R Abuodeh" w:date="2023-04-13T13:00:00Z">
                  <w:rPr>
                    <w:rFonts w:ascii="Cambria Math" w:eastAsiaTheme="minorEastAsia" w:hAnsi="Cambria Math"/>
                    <w:i/>
                    <w:noProof/>
                  </w:rPr>
                </w:ins>
              </m:ctrlPr>
            </m:sSubPr>
            <m:e>
              <m:r>
                <w:ins w:id="41" w:author="Omar R Abuodeh" w:date="2023-04-13T13:00:00Z">
                  <w:rPr>
                    <w:rFonts w:ascii="Cambria Math" w:eastAsiaTheme="minorEastAsia" w:hAnsi="Cambria Math"/>
                    <w:noProof/>
                  </w:rPr>
                  <m:t>z</m:t>
                </w:ins>
              </m:r>
            </m:e>
            <m:sub>
              <m:r>
                <w:ins w:id="42" w:author="Omar R Abuodeh" w:date="2023-04-13T13:00:00Z">
                  <w:rPr>
                    <w:rFonts w:ascii="Cambria Math" w:eastAsiaTheme="minorEastAsia" w:hAnsi="Cambria Math"/>
                    <w:noProof/>
                  </w:rPr>
                  <m:t>b</m:t>
                </w:ins>
              </m:r>
            </m:sub>
          </m:sSub>
          <m:d>
            <m:dPr>
              <m:ctrlPr>
                <w:ins w:id="43" w:author="Omar R Abuodeh" w:date="2023-04-13T13:00:00Z">
                  <w:rPr>
                    <w:rFonts w:ascii="Cambria Math" w:eastAsiaTheme="minorEastAsia" w:hAnsi="Cambria Math"/>
                    <w:i/>
                    <w:noProof/>
                  </w:rPr>
                </w:ins>
              </m:ctrlPr>
            </m:dPr>
            <m:e>
              <m:sSub>
                <m:sSubPr>
                  <m:ctrlPr>
                    <w:ins w:id="44" w:author="Omar R Abuodeh" w:date="2023-04-13T13:00:00Z">
                      <w:rPr>
                        <w:rFonts w:ascii="Cambria Math" w:eastAsiaTheme="minorEastAsia" w:hAnsi="Cambria Math"/>
                        <w:i/>
                        <w:noProof/>
                      </w:rPr>
                    </w:ins>
                  </m:ctrlPr>
                </m:sSubPr>
                <m:e>
                  <m:r>
                    <w:ins w:id="45" w:author="Omar R Abuodeh" w:date="2023-04-13T13:00:00Z">
                      <w:rPr>
                        <w:rFonts w:ascii="Cambria Math" w:eastAsiaTheme="minorEastAsia" w:hAnsi="Cambria Math"/>
                        <w:noProof/>
                      </w:rPr>
                      <m:t>K</m:t>
                    </w:ins>
                  </m:r>
                </m:e>
                <m:sub>
                  <m:r>
                    <w:ins w:id="46" w:author="Omar R Abuodeh" w:date="2023-04-13T13:00:00Z">
                      <w:rPr>
                        <w:rFonts w:ascii="Cambria Math" w:eastAsiaTheme="minorEastAsia" w:hAnsi="Cambria Math"/>
                        <w:noProof/>
                      </w:rPr>
                      <m:t>FS</m:t>
                    </w:ins>
                  </m:r>
                </m:sub>
              </m:sSub>
              <m:r>
                <w:ins w:id="47" w:author="Omar R Abuodeh" w:date="2023-04-13T13:00:00Z">
                  <w:rPr>
                    <w:rFonts w:ascii="Cambria Math" w:eastAsiaTheme="minorEastAsia" w:hAnsi="Cambria Math"/>
                    <w:noProof/>
                  </w:rPr>
                  <m:t>+</m:t>
                </w:ins>
              </m:r>
              <m:sSub>
                <m:sSubPr>
                  <m:ctrlPr>
                    <w:ins w:id="48" w:author="Omar R Abuodeh" w:date="2023-04-13T13:00:00Z">
                      <w:rPr>
                        <w:rFonts w:ascii="Cambria Math" w:eastAsiaTheme="minorEastAsia" w:hAnsi="Cambria Math"/>
                        <w:i/>
                        <w:noProof/>
                      </w:rPr>
                    </w:ins>
                  </m:ctrlPr>
                </m:sSubPr>
                <m:e>
                  <m:r>
                    <w:ins w:id="49" w:author="Omar R Abuodeh" w:date="2023-04-13T13:00:00Z">
                      <w:rPr>
                        <w:rFonts w:ascii="Cambria Math" w:eastAsiaTheme="minorEastAsia" w:hAnsi="Cambria Math"/>
                        <w:noProof/>
                      </w:rPr>
                      <m:t>K</m:t>
                    </w:ins>
                  </m:r>
                </m:e>
                <m:sub>
                  <m:r>
                    <w:ins w:id="50" w:author="Omar R Abuodeh" w:date="2023-04-13T13:00:00Z">
                      <w:rPr>
                        <w:rFonts w:ascii="Cambria Math" w:eastAsiaTheme="minorEastAsia" w:hAnsi="Cambria Math"/>
                        <w:noProof/>
                      </w:rPr>
                      <m:t>RS</m:t>
                    </w:ins>
                  </m:r>
                </m:sub>
              </m:sSub>
              <m:r>
                <w:ins w:id="51" w:author="Omar R Abuodeh" w:date="2023-04-13T13:00:00Z">
                  <w:rPr>
                    <w:rFonts w:ascii="Cambria Math" w:eastAsiaTheme="minorEastAsia" w:hAnsi="Cambria Math"/>
                    <w:noProof/>
                  </w:rPr>
                  <m:t>+</m:t>
                </w:ins>
              </m:r>
              <m:sSub>
                <m:sSubPr>
                  <m:ctrlPr>
                    <w:ins w:id="52" w:author="Omar R Abuodeh" w:date="2023-04-13T13:00:00Z">
                      <w:rPr>
                        <w:rFonts w:ascii="Cambria Math" w:eastAsiaTheme="minorEastAsia" w:hAnsi="Cambria Math"/>
                        <w:i/>
                        <w:noProof/>
                      </w:rPr>
                    </w:ins>
                  </m:ctrlPr>
                </m:sSubPr>
                <m:e>
                  <m:r>
                    <w:ins w:id="53" w:author="Omar R Abuodeh" w:date="2023-04-13T13:00:00Z">
                      <w:rPr>
                        <w:rFonts w:ascii="Cambria Math" w:eastAsiaTheme="minorEastAsia" w:hAnsi="Cambria Math"/>
                        <w:noProof/>
                      </w:rPr>
                      <m:t>K</m:t>
                    </w:ins>
                  </m:r>
                </m:e>
                <m:sub>
                  <m:r>
                    <w:ins w:id="54" w:author="Omar R Abuodeh" w:date="2023-04-13T13:00:00Z">
                      <w:rPr>
                        <w:rFonts w:ascii="Cambria Math" w:eastAsiaTheme="minorEastAsia" w:hAnsi="Cambria Math"/>
                        <w:noProof/>
                      </w:rPr>
                      <m:t>M</m:t>
                    </w:ins>
                  </m:r>
                </m:sub>
              </m:sSub>
            </m:e>
          </m:d>
          <m:r>
            <w:ins w:id="55" w:author="Omar R Abuodeh" w:date="2023-04-13T13:00:00Z">
              <w:rPr>
                <w:rFonts w:ascii="Cambria Math" w:eastAsiaTheme="minorEastAsia" w:hAnsi="Cambria Math"/>
                <w:noProof/>
              </w:rPr>
              <m:t>+</m:t>
            </w:ins>
          </m:r>
          <m:sSub>
            <m:sSubPr>
              <m:ctrlPr>
                <w:ins w:id="56" w:author="Omar R Abuodeh" w:date="2023-04-13T13:00:00Z">
                  <w:rPr>
                    <w:rFonts w:ascii="Cambria Math" w:eastAsiaTheme="minorEastAsia" w:hAnsi="Cambria Math"/>
                    <w:i/>
                    <w:noProof/>
                  </w:rPr>
                </w:ins>
              </m:ctrlPr>
            </m:sSubPr>
            <m:e>
              <m:r>
                <w:ins w:id="57" w:author="Omar R Abuodeh" w:date="2023-04-13T13:00:00Z">
                  <w:rPr>
                    <w:rFonts w:ascii="Cambria Math" w:eastAsiaTheme="minorEastAsia" w:hAnsi="Cambria Math"/>
                    <w:noProof/>
                  </w:rPr>
                  <m:t>∅</m:t>
                </w:ins>
              </m:r>
            </m:e>
            <m:sub>
              <m:r>
                <w:ins w:id="58" w:author="Omar R Abuodeh" w:date="2023-04-13T13:00:00Z">
                  <w:rPr>
                    <w:rFonts w:ascii="Cambria Math" w:eastAsiaTheme="minorEastAsia" w:hAnsi="Cambria Math"/>
                    <w:noProof/>
                  </w:rPr>
                  <m:t>b</m:t>
                </w:ins>
              </m:r>
            </m:sub>
          </m:sSub>
          <m:d>
            <m:dPr>
              <m:ctrlPr>
                <w:ins w:id="59" w:author="Omar R Abuodeh" w:date="2023-04-13T13:00:00Z">
                  <w:rPr>
                    <w:rFonts w:ascii="Cambria Math" w:eastAsiaTheme="minorEastAsia" w:hAnsi="Cambria Math"/>
                    <w:i/>
                    <w:noProof/>
                  </w:rPr>
                </w:ins>
              </m:ctrlPr>
            </m:dPr>
            <m:e>
              <m:sSub>
                <m:sSubPr>
                  <m:ctrlPr>
                    <w:ins w:id="60" w:author="Omar R Abuodeh" w:date="2023-04-13T13:00:00Z">
                      <w:rPr>
                        <w:rFonts w:ascii="Cambria Math" w:eastAsiaTheme="minorEastAsia" w:hAnsi="Cambria Math"/>
                        <w:i/>
                        <w:noProof/>
                      </w:rPr>
                    </w:ins>
                  </m:ctrlPr>
                </m:sSubPr>
                <m:e>
                  <m:r>
                    <w:ins w:id="61" w:author="Omar R Abuodeh" w:date="2023-04-13T13:00:00Z">
                      <w:rPr>
                        <w:rFonts w:ascii="Cambria Math" w:eastAsiaTheme="minorEastAsia" w:hAnsi="Cambria Math"/>
                        <w:noProof/>
                      </w:rPr>
                      <m:t>K</m:t>
                    </w:ins>
                  </m:r>
                </m:e>
                <m:sub>
                  <m:r>
                    <w:ins w:id="62" w:author="Omar R Abuodeh" w:date="2023-04-13T13:00:00Z">
                      <w:rPr>
                        <w:rFonts w:ascii="Cambria Math" w:eastAsiaTheme="minorEastAsia" w:hAnsi="Cambria Math"/>
                        <w:noProof/>
                      </w:rPr>
                      <m:t>FS</m:t>
                    </w:ins>
                  </m:r>
                </m:sub>
              </m:sSub>
              <m:r>
                <w:ins w:id="63" w:author="Omar R Abuodeh" w:date="2023-04-13T13:00:00Z">
                  <w:rPr>
                    <w:rFonts w:ascii="Cambria Math" w:eastAsiaTheme="minorEastAsia" w:hAnsi="Cambria Math"/>
                    <w:noProof/>
                  </w:rPr>
                  <m:t>a-</m:t>
                </w:ins>
              </m:r>
              <m:sSub>
                <m:sSubPr>
                  <m:ctrlPr>
                    <w:ins w:id="64" w:author="Omar R Abuodeh" w:date="2023-04-13T13:00:00Z">
                      <w:rPr>
                        <w:rFonts w:ascii="Cambria Math" w:eastAsiaTheme="minorEastAsia" w:hAnsi="Cambria Math"/>
                        <w:i/>
                        <w:noProof/>
                      </w:rPr>
                    </w:ins>
                  </m:ctrlPr>
                </m:sSubPr>
                <m:e>
                  <m:r>
                    <w:ins w:id="65" w:author="Omar R Abuodeh" w:date="2023-04-13T13:00:00Z">
                      <w:rPr>
                        <w:rFonts w:ascii="Cambria Math" w:eastAsiaTheme="minorEastAsia" w:hAnsi="Cambria Math"/>
                        <w:noProof/>
                      </w:rPr>
                      <m:t>K</m:t>
                    </w:ins>
                  </m:r>
                </m:e>
                <m:sub>
                  <m:r>
                    <w:ins w:id="66" w:author="Omar R Abuodeh" w:date="2023-04-13T13:00:00Z">
                      <w:rPr>
                        <w:rFonts w:ascii="Cambria Math" w:eastAsiaTheme="minorEastAsia" w:hAnsi="Cambria Math"/>
                        <w:noProof/>
                      </w:rPr>
                      <m:t>RS</m:t>
                    </w:ins>
                  </m:r>
                </m:sub>
              </m:sSub>
              <m:r>
                <w:ins w:id="67" w:author="Omar R Abuodeh" w:date="2023-04-13T13:00:00Z">
                  <w:rPr>
                    <w:rFonts w:ascii="Cambria Math" w:eastAsiaTheme="minorEastAsia" w:hAnsi="Cambria Math"/>
                    <w:noProof/>
                  </w:rPr>
                  <m:t>b+</m:t>
                </w:ins>
              </m:r>
              <m:sSub>
                <m:sSubPr>
                  <m:ctrlPr>
                    <w:ins w:id="68" w:author="Omar R Abuodeh" w:date="2023-04-13T13:00:00Z">
                      <w:rPr>
                        <w:rFonts w:ascii="Cambria Math" w:eastAsiaTheme="minorEastAsia" w:hAnsi="Cambria Math"/>
                        <w:i/>
                        <w:noProof/>
                      </w:rPr>
                    </w:ins>
                  </m:ctrlPr>
                </m:sSubPr>
                <m:e>
                  <m:r>
                    <w:ins w:id="69" w:author="Omar R Abuodeh" w:date="2023-04-13T13:00:00Z">
                      <w:rPr>
                        <w:rFonts w:ascii="Cambria Math" w:eastAsiaTheme="minorEastAsia" w:hAnsi="Cambria Math"/>
                        <w:noProof/>
                      </w:rPr>
                      <m:t>K</m:t>
                    </w:ins>
                  </m:r>
                </m:e>
                <m:sub>
                  <m:r>
                    <w:ins w:id="70" w:author="Omar R Abuodeh" w:date="2023-04-13T13:00:00Z">
                      <w:rPr>
                        <w:rFonts w:ascii="Cambria Math" w:eastAsiaTheme="minorEastAsia" w:hAnsi="Cambria Math"/>
                        <w:noProof/>
                      </w:rPr>
                      <m:t>M</m:t>
                    </w:ins>
                  </m:r>
                </m:sub>
              </m:sSub>
              <m:r>
                <w:ins w:id="71" w:author="Omar R Abuodeh" w:date="2023-04-13T13:00:00Z">
                  <w:rPr>
                    <w:rFonts w:ascii="Cambria Math" w:eastAsiaTheme="minorEastAsia" w:hAnsi="Cambria Math"/>
                    <w:noProof/>
                  </w:rPr>
                  <m:t>a</m:t>
                </w:ins>
              </m:r>
            </m:e>
          </m:d>
          <m:r>
            <w:ins w:id="72" w:author="Omar R Abuodeh" w:date="2023-04-13T13:00:00Z">
              <w:rPr>
                <w:rFonts w:ascii="Cambria Math" w:eastAsiaTheme="minorEastAsia" w:hAnsi="Cambria Math"/>
                <w:noProof/>
              </w:rPr>
              <m:t>+</m:t>
            </w:ins>
          </m:r>
          <m:sSub>
            <m:sSubPr>
              <m:ctrlPr>
                <w:ins w:id="73" w:author="Omar R Abuodeh" w:date="2023-04-13T13:00:00Z">
                  <w:rPr>
                    <w:rFonts w:ascii="Cambria Math" w:eastAsiaTheme="minorEastAsia" w:hAnsi="Cambria Math"/>
                    <w:i/>
                    <w:noProof/>
                  </w:rPr>
                </w:ins>
              </m:ctrlPr>
            </m:sSubPr>
            <m:e>
              <m:r>
                <w:ins w:id="74" w:author="Omar R Abuodeh" w:date="2023-04-13T13:00:00Z">
                  <w:rPr>
                    <w:rFonts w:ascii="Cambria Math" w:eastAsiaTheme="minorEastAsia" w:hAnsi="Cambria Math"/>
                    <w:noProof/>
                  </w:rPr>
                  <m:t>z</m:t>
                </w:ins>
              </m:r>
            </m:e>
            <m:sub>
              <m:r>
                <w:ins w:id="75" w:author="Omar R Abuodeh" w:date="2023-04-13T13:00:00Z">
                  <w:rPr>
                    <w:rFonts w:ascii="Cambria Math" w:eastAsiaTheme="minorEastAsia" w:hAnsi="Cambria Math"/>
                    <w:noProof/>
                  </w:rPr>
                  <m:t>F</m:t>
                </w:ins>
              </m:r>
            </m:sub>
          </m:sSub>
          <m:sSub>
            <m:sSubPr>
              <m:ctrlPr>
                <w:ins w:id="76" w:author="Omar R Abuodeh" w:date="2023-04-13T13:00:00Z">
                  <w:rPr>
                    <w:rFonts w:ascii="Cambria Math" w:eastAsiaTheme="minorEastAsia" w:hAnsi="Cambria Math"/>
                    <w:i/>
                    <w:noProof/>
                  </w:rPr>
                </w:ins>
              </m:ctrlPr>
            </m:sSubPr>
            <m:e>
              <m:r>
                <w:ins w:id="77" w:author="Omar R Abuodeh" w:date="2023-04-13T13:00:00Z">
                  <w:rPr>
                    <w:rFonts w:ascii="Cambria Math" w:eastAsiaTheme="minorEastAsia" w:hAnsi="Cambria Math"/>
                    <w:noProof/>
                  </w:rPr>
                  <m:t>K</m:t>
                </w:ins>
              </m:r>
            </m:e>
            <m:sub>
              <m:r>
                <w:ins w:id="78" w:author="Omar R Abuodeh" w:date="2023-04-13T13:00:00Z">
                  <w:rPr>
                    <w:rFonts w:ascii="Cambria Math" w:eastAsiaTheme="minorEastAsia" w:hAnsi="Cambria Math"/>
                    <w:noProof/>
                  </w:rPr>
                  <m:t>FS</m:t>
                </w:ins>
              </m:r>
            </m:sub>
          </m:sSub>
          <m:r>
            <w:ins w:id="79" w:author="Omar R Abuodeh" w:date="2023-04-13T13:00:00Z">
              <w:rPr>
                <w:rFonts w:ascii="Cambria Math" w:eastAsiaTheme="minorEastAsia" w:hAnsi="Cambria Math"/>
                <w:noProof/>
              </w:rPr>
              <m:t>+</m:t>
            </w:ins>
          </m:r>
          <m:sSub>
            <m:sSubPr>
              <m:ctrlPr>
                <w:ins w:id="80" w:author="Omar R Abuodeh" w:date="2023-04-13T13:00:00Z">
                  <w:rPr>
                    <w:rFonts w:ascii="Cambria Math" w:eastAsiaTheme="minorEastAsia" w:hAnsi="Cambria Math"/>
                    <w:i/>
                    <w:noProof/>
                  </w:rPr>
                </w:ins>
              </m:ctrlPr>
            </m:sSubPr>
            <m:e>
              <m:r>
                <w:ins w:id="81" w:author="Omar R Abuodeh" w:date="2023-04-13T13:00:00Z">
                  <w:rPr>
                    <w:rFonts w:ascii="Cambria Math" w:eastAsiaTheme="minorEastAsia" w:hAnsi="Cambria Math"/>
                    <w:noProof/>
                  </w:rPr>
                  <m:t>z</m:t>
                </w:ins>
              </m:r>
            </m:e>
            <m:sub>
              <m:r>
                <w:ins w:id="82" w:author="Omar R Abuodeh" w:date="2023-04-13T13:00:00Z">
                  <w:rPr>
                    <w:rFonts w:ascii="Cambria Math" w:eastAsiaTheme="minorEastAsia" w:hAnsi="Cambria Math"/>
                    <w:noProof/>
                  </w:rPr>
                  <m:t>R</m:t>
                </w:ins>
              </m:r>
            </m:sub>
          </m:sSub>
          <m:sSub>
            <m:sSubPr>
              <m:ctrlPr>
                <w:ins w:id="83" w:author="Omar R Abuodeh" w:date="2023-04-13T13:00:00Z">
                  <w:rPr>
                    <w:rFonts w:ascii="Cambria Math" w:eastAsiaTheme="minorEastAsia" w:hAnsi="Cambria Math"/>
                    <w:i/>
                    <w:noProof/>
                  </w:rPr>
                </w:ins>
              </m:ctrlPr>
            </m:sSubPr>
            <m:e>
              <m:r>
                <w:ins w:id="84" w:author="Omar R Abuodeh" w:date="2023-04-13T13:00:00Z">
                  <w:rPr>
                    <w:rFonts w:ascii="Cambria Math" w:eastAsiaTheme="minorEastAsia" w:hAnsi="Cambria Math"/>
                    <w:noProof/>
                  </w:rPr>
                  <m:t>K</m:t>
                </w:ins>
              </m:r>
            </m:e>
            <m:sub>
              <m:r>
                <w:ins w:id="85" w:author="Omar R Abuodeh" w:date="2023-04-13T13:00:00Z">
                  <w:rPr>
                    <w:rFonts w:ascii="Cambria Math" w:eastAsiaTheme="minorEastAsia" w:hAnsi="Cambria Math"/>
                    <w:noProof/>
                  </w:rPr>
                  <m:t>RS</m:t>
                </w:ins>
              </m:r>
            </m:sub>
          </m:sSub>
          <m:r>
            <w:ins w:id="86" w:author="Omar R Abuodeh" w:date="2023-04-13T13:00:00Z">
              <w:rPr>
                <w:rFonts w:ascii="Cambria Math" w:eastAsiaTheme="minorEastAsia" w:hAnsi="Cambria Math"/>
                <w:noProof/>
              </w:rPr>
              <m:t>+</m:t>
            </w:ins>
          </m:r>
          <m:sSub>
            <m:sSubPr>
              <m:ctrlPr>
                <w:ins w:id="87" w:author="Omar R Abuodeh" w:date="2023-04-13T13:00:00Z">
                  <w:rPr>
                    <w:rFonts w:ascii="Cambria Math" w:eastAsiaTheme="minorEastAsia" w:hAnsi="Cambria Math"/>
                    <w:i/>
                    <w:noProof/>
                  </w:rPr>
                </w:ins>
              </m:ctrlPr>
            </m:sSubPr>
            <m:e>
              <m:r>
                <w:ins w:id="88" w:author="Omar R Abuodeh" w:date="2023-04-13T13:00:00Z">
                  <w:rPr>
                    <w:rFonts w:ascii="Cambria Math" w:eastAsiaTheme="minorEastAsia" w:hAnsi="Cambria Math"/>
                    <w:noProof/>
                  </w:rPr>
                  <m:t>z</m:t>
                </w:ins>
              </m:r>
            </m:e>
            <m:sub>
              <m:r>
                <w:ins w:id="89" w:author="Omar R Abuodeh" w:date="2023-04-13T13:00:00Z">
                  <w:rPr>
                    <w:rFonts w:ascii="Cambria Math" w:eastAsiaTheme="minorEastAsia" w:hAnsi="Cambria Math"/>
                    <w:noProof/>
                  </w:rPr>
                  <m:t>E</m:t>
                </w:ins>
              </m:r>
            </m:sub>
          </m:sSub>
          <m:sSub>
            <m:sSubPr>
              <m:ctrlPr>
                <w:ins w:id="90" w:author="Omar R Abuodeh" w:date="2023-04-13T13:00:00Z">
                  <w:rPr>
                    <w:rFonts w:ascii="Cambria Math" w:eastAsiaTheme="minorEastAsia" w:hAnsi="Cambria Math"/>
                    <w:i/>
                    <w:noProof/>
                  </w:rPr>
                </w:ins>
              </m:ctrlPr>
            </m:sSubPr>
            <m:e>
              <m:r>
                <w:ins w:id="91" w:author="Omar R Abuodeh" w:date="2023-04-13T13:00:00Z">
                  <w:rPr>
                    <w:rFonts w:ascii="Cambria Math" w:eastAsiaTheme="minorEastAsia" w:hAnsi="Cambria Math"/>
                    <w:noProof/>
                  </w:rPr>
                  <m:t>K</m:t>
                </w:ins>
              </m:r>
            </m:e>
            <m:sub>
              <m:r>
                <w:ins w:id="92" w:author="Omar R Abuodeh" w:date="2023-04-13T13:00:00Z">
                  <w:rPr>
                    <w:rFonts w:ascii="Cambria Math" w:eastAsiaTheme="minorEastAsia" w:hAnsi="Cambria Math"/>
                    <w:noProof/>
                  </w:rPr>
                  <m:t>m</m:t>
                </w:ins>
              </m:r>
            </m:sub>
          </m:sSub>
          <m:r>
            <w:ins w:id="93" w:author="Omar R Abuodeh" w:date="2023-04-13T13:00:00Z">
              <w:rPr>
                <w:rFonts w:ascii="Cambria Math" w:eastAsiaTheme="minorEastAsia" w:hAnsi="Cambria Math"/>
                <w:noProof/>
              </w:rPr>
              <m:t>-</m:t>
            </w:ins>
          </m:r>
          <m:sSub>
            <m:sSubPr>
              <m:ctrlPr>
                <w:ins w:id="94" w:author="Omar R Abuodeh" w:date="2023-04-13T13:00:00Z">
                  <w:rPr>
                    <w:rFonts w:ascii="Cambria Math" w:eastAsiaTheme="minorEastAsia" w:hAnsi="Cambria Math"/>
                    <w:i/>
                    <w:noProof/>
                  </w:rPr>
                </w:ins>
              </m:ctrlPr>
            </m:sSubPr>
            <m:e>
              <m:acc>
                <m:accPr>
                  <m:chr m:val="̇"/>
                  <m:ctrlPr>
                    <w:ins w:id="95" w:author="Omar R Abuodeh" w:date="2023-04-13T13:00:00Z">
                      <w:rPr>
                        <w:rFonts w:ascii="Cambria Math" w:eastAsiaTheme="minorEastAsia" w:hAnsi="Cambria Math"/>
                        <w:i/>
                        <w:noProof/>
                      </w:rPr>
                    </w:ins>
                  </m:ctrlPr>
                </m:accPr>
                <m:e>
                  <m:r>
                    <w:ins w:id="96" w:author="Omar R Abuodeh" w:date="2023-04-13T13:00:00Z">
                      <w:rPr>
                        <w:rFonts w:ascii="Cambria Math" w:eastAsiaTheme="minorEastAsia" w:hAnsi="Cambria Math"/>
                        <w:noProof/>
                      </w:rPr>
                      <m:t>z</m:t>
                    </w:ins>
                  </m:r>
                </m:e>
              </m:acc>
            </m:e>
            <m:sub>
              <m:r>
                <w:ins w:id="97" w:author="Omar R Abuodeh" w:date="2023-04-13T13:00:00Z">
                  <w:rPr>
                    <w:rFonts w:ascii="Cambria Math" w:eastAsiaTheme="minorEastAsia" w:hAnsi="Cambria Math"/>
                    <w:noProof/>
                  </w:rPr>
                  <m:t>b</m:t>
                </w:ins>
              </m:r>
            </m:sub>
          </m:sSub>
          <m:d>
            <m:dPr>
              <m:ctrlPr>
                <w:ins w:id="98" w:author="Omar R Abuodeh" w:date="2023-04-13T13:00:00Z">
                  <w:rPr>
                    <w:rFonts w:ascii="Cambria Math" w:eastAsiaTheme="minorEastAsia" w:hAnsi="Cambria Math"/>
                    <w:i/>
                    <w:noProof/>
                  </w:rPr>
                </w:ins>
              </m:ctrlPr>
            </m:dPr>
            <m:e>
              <m:sSub>
                <m:sSubPr>
                  <m:ctrlPr>
                    <w:ins w:id="99" w:author="Omar R Abuodeh" w:date="2023-04-13T13:00:00Z">
                      <w:rPr>
                        <w:rFonts w:ascii="Cambria Math" w:eastAsiaTheme="minorEastAsia" w:hAnsi="Cambria Math"/>
                        <w:i/>
                        <w:noProof/>
                      </w:rPr>
                    </w:ins>
                  </m:ctrlPr>
                </m:sSubPr>
                <m:e>
                  <m:r>
                    <w:ins w:id="100" w:author="Omar R Abuodeh" w:date="2023-04-13T13:00:00Z">
                      <w:rPr>
                        <w:rFonts w:ascii="Cambria Math" w:eastAsiaTheme="minorEastAsia" w:hAnsi="Cambria Math"/>
                        <w:noProof/>
                      </w:rPr>
                      <m:t>C</m:t>
                    </w:ins>
                  </m:r>
                </m:e>
                <m:sub>
                  <m:r>
                    <w:ins w:id="101" w:author="Omar R Abuodeh" w:date="2023-04-13T13:00:00Z">
                      <w:rPr>
                        <w:rFonts w:ascii="Cambria Math" w:eastAsiaTheme="minorEastAsia" w:hAnsi="Cambria Math"/>
                        <w:noProof/>
                      </w:rPr>
                      <m:t>FS</m:t>
                    </w:ins>
                  </m:r>
                </m:sub>
              </m:sSub>
              <m:r>
                <w:ins w:id="102" w:author="Omar R Abuodeh" w:date="2023-04-13T13:00:00Z">
                  <w:rPr>
                    <w:rFonts w:ascii="Cambria Math" w:eastAsiaTheme="minorEastAsia" w:hAnsi="Cambria Math"/>
                    <w:noProof/>
                  </w:rPr>
                  <m:t>+</m:t>
                </w:ins>
              </m:r>
              <m:sSub>
                <m:sSubPr>
                  <m:ctrlPr>
                    <w:ins w:id="103" w:author="Omar R Abuodeh" w:date="2023-04-13T13:00:00Z">
                      <w:rPr>
                        <w:rFonts w:ascii="Cambria Math" w:eastAsiaTheme="minorEastAsia" w:hAnsi="Cambria Math"/>
                        <w:i/>
                        <w:noProof/>
                      </w:rPr>
                    </w:ins>
                  </m:ctrlPr>
                </m:sSubPr>
                <m:e>
                  <m:r>
                    <w:ins w:id="104" w:author="Omar R Abuodeh" w:date="2023-04-13T13:00:00Z">
                      <w:rPr>
                        <w:rFonts w:ascii="Cambria Math" w:eastAsiaTheme="minorEastAsia" w:hAnsi="Cambria Math"/>
                        <w:noProof/>
                      </w:rPr>
                      <m:t>C</m:t>
                    </w:ins>
                  </m:r>
                </m:e>
                <m:sub>
                  <m:r>
                    <w:ins w:id="105" w:author="Omar R Abuodeh" w:date="2023-04-13T13:00:00Z">
                      <w:rPr>
                        <w:rFonts w:ascii="Cambria Math" w:eastAsiaTheme="minorEastAsia" w:hAnsi="Cambria Math"/>
                        <w:noProof/>
                      </w:rPr>
                      <m:t>RS</m:t>
                    </w:ins>
                  </m:r>
                </m:sub>
              </m:sSub>
              <m:r>
                <w:ins w:id="106" w:author="Omar R Abuodeh" w:date="2023-04-13T13:00:00Z">
                  <w:rPr>
                    <w:rFonts w:ascii="Cambria Math" w:eastAsiaTheme="minorEastAsia" w:hAnsi="Cambria Math"/>
                    <w:noProof/>
                  </w:rPr>
                  <m:t>+</m:t>
                </w:ins>
              </m:r>
              <m:sSub>
                <m:sSubPr>
                  <m:ctrlPr>
                    <w:ins w:id="107" w:author="Omar R Abuodeh" w:date="2023-04-13T13:00:00Z">
                      <w:rPr>
                        <w:rFonts w:ascii="Cambria Math" w:eastAsiaTheme="minorEastAsia" w:hAnsi="Cambria Math"/>
                        <w:i/>
                        <w:noProof/>
                      </w:rPr>
                    </w:ins>
                  </m:ctrlPr>
                </m:sSubPr>
                <m:e>
                  <m:r>
                    <w:ins w:id="108" w:author="Omar R Abuodeh" w:date="2023-04-13T13:00:00Z">
                      <w:rPr>
                        <w:rFonts w:ascii="Cambria Math" w:eastAsiaTheme="minorEastAsia" w:hAnsi="Cambria Math"/>
                        <w:noProof/>
                      </w:rPr>
                      <m:t>C</m:t>
                    </w:ins>
                  </m:r>
                </m:e>
                <m:sub>
                  <m:r>
                    <w:ins w:id="109" w:author="Omar R Abuodeh" w:date="2023-04-13T13:00:00Z">
                      <w:rPr>
                        <w:rFonts w:ascii="Cambria Math" w:eastAsiaTheme="minorEastAsia" w:hAnsi="Cambria Math"/>
                        <w:noProof/>
                      </w:rPr>
                      <m:t>M</m:t>
                    </w:ins>
                  </m:r>
                </m:sub>
              </m:sSub>
            </m:e>
          </m:d>
          <m:r>
            <w:ins w:id="110" w:author="Omar R Abuodeh" w:date="2023-04-13T13:00:00Z">
              <w:rPr>
                <w:rFonts w:ascii="Cambria Math" w:eastAsiaTheme="minorEastAsia" w:hAnsi="Cambria Math"/>
                <w:noProof/>
              </w:rPr>
              <m:t>+</m:t>
            </w:ins>
          </m:r>
          <m:sSub>
            <m:sSubPr>
              <m:ctrlPr>
                <w:ins w:id="111" w:author="Omar R Abuodeh" w:date="2023-04-13T13:00:00Z">
                  <w:rPr>
                    <w:rFonts w:ascii="Cambria Math" w:eastAsiaTheme="minorEastAsia" w:hAnsi="Cambria Math"/>
                    <w:i/>
                    <w:noProof/>
                  </w:rPr>
                </w:ins>
              </m:ctrlPr>
            </m:sSubPr>
            <m:e>
              <m:acc>
                <m:accPr>
                  <m:chr m:val="̇"/>
                  <m:ctrlPr>
                    <w:ins w:id="112" w:author="Omar R Abuodeh" w:date="2023-04-13T13:00:00Z">
                      <w:rPr>
                        <w:rFonts w:ascii="Cambria Math" w:eastAsiaTheme="minorEastAsia" w:hAnsi="Cambria Math"/>
                        <w:i/>
                        <w:noProof/>
                      </w:rPr>
                    </w:ins>
                  </m:ctrlPr>
                </m:accPr>
                <m:e>
                  <m:r>
                    <w:ins w:id="113" w:author="Omar R Abuodeh" w:date="2023-04-13T13:00:00Z">
                      <w:rPr>
                        <w:rFonts w:ascii="Cambria Math" w:eastAsiaTheme="minorEastAsia" w:hAnsi="Cambria Math"/>
                        <w:noProof/>
                      </w:rPr>
                      <m:t>∅</m:t>
                    </w:ins>
                  </m:r>
                </m:e>
              </m:acc>
            </m:e>
            <m:sub>
              <m:r>
                <w:ins w:id="114" w:author="Omar R Abuodeh" w:date="2023-04-13T13:00:00Z">
                  <w:rPr>
                    <w:rFonts w:ascii="Cambria Math" w:eastAsiaTheme="minorEastAsia" w:hAnsi="Cambria Math"/>
                    <w:noProof/>
                  </w:rPr>
                  <m:t>b</m:t>
                </w:ins>
              </m:r>
            </m:sub>
          </m:sSub>
          <m:d>
            <m:dPr>
              <m:ctrlPr>
                <w:ins w:id="115" w:author="Omar R Abuodeh" w:date="2023-04-13T13:00:00Z">
                  <w:rPr>
                    <w:rFonts w:ascii="Cambria Math" w:eastAsiaTheme="minorEastAsia" w:hAnsi="Cambria Math"/>
                    <w:i/>
                    <w:noProof/>
                  </w:rPr>
                </w:ins>
              </m:ctrlPr>
            </m:dPr>
            <m:e>
              <m:sSub>
                <m:sSubPr>
                  <m:ctrlPr>
                    <w:ins w:id="116" w:author="Omar R Abuodeh" w:date="2023-04-13T13:00:00Z">
                      <w:rPr>
                        <w:rFonts w:ascii="Cambria Math" w:eastAsiaTheme="minorEastAsia" w:hAnsi="Cambria Math"/>
                        <w:i/>
                        <w:noProof/>
                      </w:rPr>
                    </w:ins>
                  </m:ctrlPr>
                </m:sSubPr>
                <m:e>
                  <m:r>
                    <w:ins w:id="117" w:author="Omar R Abuodeh" w:date="2023-04-13T13:00:00Z">
                      <w:rPr>
                        <w:rFonts w:ascii="Cambria Math" w:eastAsiaTheme="minorEastAsia" w:hAnsi="Cambria Math"/>
                        <w:noProof/>
                      </w:rPr>
                      <m:t>C</m:t>
                    </w:ins>
                  </m:r>
                </m:e>
                <m:sub>
                  <m:r>
                    <w:ins w:id="118" w:author="Omar R Abuodeh" w:date="2023-04-13T13:00:00Z">
                      <w:rPr>
                        <w:rFonts w:ascii="Cambria Math" w:eastAsiaTheme="minorEastAsia" w:hAnsi="Cambria Math"/>
                        <w:noProof/>
                      </w:rPr>
                      <m:t>FS</m:t>
                    </w:ins>
                  </m:r>
                </m:sub>
              </m:sSub>
              <m:r>
                <w:ins w:id="119" w:author="Omar R Abuodeh" w:date="2023-04-13T13:00:00Z">
                  <w:rPr>
                    <w:rFonts w:ascii="Cambria Math" w:eastAsiaTheme="minorEastAsia" w:hAnsi="Cambria Math"/>
                    <w:noProof/>
                  </w:rPr>
                  <m:t>a-</m:t>
                </w:ins>
              </m:r>
              <m:sSub>
                <m:sSubPr>
                  <m:ctrlPr>
                    <w:ins w:id="120" w:author="Omar R Abuodeh" w:date="2023-04-13T13:00:00Z">
                      <w:rPr>
                        <w:rFonts w:ascii="Cambria Math" w:eastAsiaTheme="minorEastAsia" w:hAnsi="Cambria Math"/>
                        <w:i/>
                        <w:noProof/>
                      </w:rPr>
                    </w:ins>
                  </m:ctrlPr>
                </m:sSubPr>
                <m:e>
                  <m:r>
                    <w:ins w:id="121" w:author="Omar R Abuodeh" w:date="2023-04-13T13:00:00Z">
                      <w:rPr>
                        <w:rFonts w:ascii="Cambria Math" w:eastAsiaTheme="minorEastAsia" w:hAnsi="Cambria Math"/>
                        <w:noProof/>
                      </w:rPr>
                      <m:t>C</m:t>
                    </w:ins>
                  </m:r>
                </m:e>
                <m:sub>
                  <m:r>
                    <w:ins w:id="122" w:author="Omar R Abuodeh" w:date="2023-04-13T13:00:00Z">
                      <w:rPr>
                        <w:rFonts w:ascii="Cambria Math" w:eastAsiaTheme="minorEastAsia" w:hAnsi="Cambria Math"/>
                        <w:noProof/>
                      </w:rPr>
                      <m:t>RS</m:t>
                    </w:ins>
                  </m:r>
                </m:sub>
              </m:sSub>
              <m:r>
                <w:ins w:id="123" w:author="Omar R Abuodeh" w:date="2023-04-13T13:00:00Z">
                  <w:rPr>
                    <w:rFonts w:ascii="Cambria Math" w:eastAsiaTheme="minorEastAsia" w:hAnsi="Cambria Math"/>
                    <w:noProof/>
                  </w:rPr>
                  <m:t>b+</m:t>
                </w:ins>
              </m:r>
              <m:sSub>
                <m:sSubPr>
                  <m:ctrlPr>
                    <w:ins w:id="124" w:author="Omar R Abuodeh" w:date="2023-04-13T13:00:00Z">
                      <w:rPr>
                        <w:rFonts w:ascii="Cambria Math" w:eastAsiaTheme="minorEastAsia" w:hAnsi="Cambria Math"/>
                        <w:i/>
                        <w:noProof/>
                      </w:rPr>
                    </w:ins>
                  </m:ctrlPr>
                </m:sSubPr>
                <m:e>
                  <m:r>
                    <w:ins w:id="125" w:author="Omar R Abuodeh" w:date="2023-04-13T13:00:00Z">
                      <w:rPr>
                        <w:rFonts w:ascii="Cambria Math" w:eastAsiaTheme="minorEastAsia" w:hAnsi="Cambria Math"/>
                        <w:noProof/>
                      </w:rPr>
                      <m:t>C</m:t>
                    </w:ins>
                  </m:r>
                </m:e>
                <m:sub>
                  <m:r>
                    <w:ins w:id="126" w:author="Omar R Abuodeh" w:date="2023-04-13T13:00:00Z">
                      <w:rPr>
                        <w:rFonts w:ascii="Cambria Math" w:eastAsiaTheme="minorEastAsia" w:hAnsi="Cambria Math"/>
                        <w:noProof/>
                      </w:rPr>
                      <m:t>M</m:t>
                    </w:ins>
                  </m:r>
                </m:sub>
              </m:sSub>
              <m:r>
                <w:ins w:id="127" w:author="Omar R Abuodeh" w:date="2023-04-13T13:00:00Z">
                  <w:rPr>
                    <w:rFonts w:ascii="Cambria Math" w:eastAsiaTheme="minorEastAsia" w:hAnsi="Cambria Math"/>
                    <w:noProof/>
                  </w:rPr>
                  <m:t>a</m:t>
                </w:ins>
              </m:r>
            </m:e>
          </m:d>
          <m:r>
            <w:ins w:id="128" w:author="Omar R Abuodeh" w:date="2023-04-13T13:00:00Z">
              <w:rPr>
                <w:rFonts w:ascii="Cambria Math" w:eastAsiaTheme="minorEastAsia" w:hAnsi="Cambria Math"/>
                <w:noProof/>
              </w:rPr>
              <m:t>+</m:t>
            </w:ins>
          </m:r>
          <m:sSub>
            <m:sSubPr>
              <m:ctrlPr>
                <w:ins w:id="129" w:author="Omar R Abuodeh" w:date="2023-04-13T13:00:00Z">
                  <w:rPr>
                    <w:rFonts w:ascii="Cambria Math" w:eastAsiaTheme="minorEastAsia" w:hAnsi="Cambria Math"/>
                    <w:i/>
                    <w:noProof/>
                  </w:rPr>
                </w:ins>
              </m:ctrlPr>
            </m:sSubPr>
            <m:e>
              <m:acc>
                <m:accPr>
                  <m:chr m:val="̇"/>
                  <m:ctrlPr>
                    <w:ins w:id="130" w:author="Omar R Abuodeh" w:date="2023-04-13T13:00:00Z">
                      <w:rPr>
                        <w:rFonts w:ascii="Cambria Math" w:eastAsiaTheme="minorEastAsia" w:hAnsi="Cambria Math"/>
                        <w:i/>
                        <w:noProof/>
                      </w:rPr>
                    </w:ins>
                  </m:ctrlPr>
                </m:accPr>
                <m:e>
                  <m:r>
                    <w:ins w:id="131" w:author="Omar R Abuodeh" w:date="2023-04-13T13:00:00Z">
                      <w:rPr>
                        <w:rFonts w:ascii="Cambria Math" w:eastAsiaTheme="minorEastAsia" w:hAnsi="Cambria Math"/>
                        <w:noProof/>
                      </w:rPr>
                      <m:t>z</m:t>
                    </w:ins>
                  </m:r>
                </m:e>
              </m:acc>
            </m:e>
            <m:sub>
              <m:r>
                <w:ins w:id="132" w:author="Omar R Abuodeh" w:date="2023-04-13T13:00:00Z">
                  <w:rPr>
                    <w:rFonts w:ascii="Cambria Math" w:eastAsiaTheme="minorEastAsia" w:hAnsi="Cambria Math"/>
                    <w:noProof/>
                  </w:rPr>
                  <m:t>F</m:t>
                </w:ins>
              </m:r>
            </m:sub>
          </m:sSub>
          <m:sSub>
            <m:sSubPr>
              <m:ctrlPr>
                <w:ins w:id="133" w:author="Omar R Abuodeh" w:date="2023-04-13T13:00:00Z">
                  <w:rPr>
                    <w:rFonts w:ascii="Cambria Math" w:eastAsiaTheme="minorEastAsia" w:hAnsi="Cambria Math"/>
                    <w:i/>
                    <w:noProof/>
                  </w:rPr>
                </w:ins>
              </m:ctrlPr>
            </m:sSubPr>
            <m:e>
              <m:r>
                <w:ins w:id="134" w:author="Omar R Abuodeh" w:date="2023-04-13T13:00:00Z">
                  <w:rPr>
                    <w:rFonts w:ascii="Cambria Math" w:eastAsiaTheme="minorEastAsia" w:hAnsi="Cambria Math"/>
                    <w:noProof/>
                  </w:rPr>
                  <m:t>C</m:t>
                </w:ins>
              </m:r>
            </m:e>
            <m:sub>
              <m:r>
                <w:ins w:id="135" w:author="Omar R Abuodeh" w:date="2023-04-13T13:00:00Z">
                  <w:rPr>
                    <w:rFonts w:ascii="Cambria Math" w:eastAsiaTheme="minorEastAsia" w:hAnsi="Cambria Math"/>
                    <w:noProof/>
                  </w:rPr>
                  <m:t>FS</m:t>
                </w:ins>
              </m:r>
            </m:sub>
          </m:sSub>
          <m:r>
            <w:ins w:id="136" w:author="Omar R Abuodeh" w:date="2023-04-13T13:00:00Z">
              <w:rPr>
                <w:rFonts w:ascii="Cambria Math" w:eastAsiaTheme="minorEastAsia" w:hAnsi="Cambria Math"/>
                <w:noProof/>
              </w:rPr>
              <m:t>+</m:t>
            </w:ins>
          </m:r>
          <m:sSub>
            <m:sSubPr>
              <m:ctrlPr>
                <w:ins w:id="137" w:author="Omar R Abuodeh" w:date="2023-04-13T13:00:00Z">
                  <w:rPr>
                    <w:rFonts w:ascii="Cambria Math" w:eastAsiaTheme="minorEastAsia" w:hAnsi="Cambria Math"/>
                    <w:i/>
                    <w:noProof/>
                  </w:rPr>
                </w:ins>
              </m:ctrlPr>
            </m:sSubPr>
            <m:e>
              <m:acc>
                <m:accPr>
                  <m:chr m:val="̇"/>
                  <m:ctrlPr>
                    <w:ins w:id="138" w:author="Omar R Abuodeh" w:date="2023-04-13T13:00:00Z">
                      <w:rPr>
                        <w:rFonts w:ascii="Cambria Math" w:eastAsiaTheme="minorEastAsia" w:hAnsi="Cambria Math"/>
                        <w:i/>
                        <w:noProof/>
                      </w:rPr>
                    </w:ins>
                  </m:ctrlPr>
                </m:accPr>
                <m:e>
                  <m:r>
                    <w:ins w:id="139" w:author="Omar R Abuodeh" w:date="2023-04-13T13:00:00Z">
                      <w:rPr>
                        <w:rFonts w:ascii="Cambria Math" w:eastAsiaTheme="minorEastAsia" w:hAnsi="Cambria Math"/>
                        <w:noProof/>
                      </w:rPr>
                      <m:t>z</m:t>
                    </w:ins>
                  </m:r>
                </m:e>
              </m:acc>
            </m:e>
            <m:sub>
              <m:r>
                <w:ins w:id="140" w:author="Omar R Abuodeh" w:date="2023-04-13T13:00:00Z">
                  <w:rPr>
                    <w:rFonts w:ascii="Cambria Math" w:eastAsiaTheme="minorEastAsia" w:hAnsi="Cambria Math"/>
                    <w:noProof/>
                  </w:rPr>
                  <m:t>R</m:t>
                </w:ins>
              </m:r>
            </m:sub>
          </m:sSub>
          <m:sSub>
            <m:sSubPr>
              <m:ctrlPr>
                <w:ins w:id="141" w:author="Omar R Abuodeh" w:date="2023-04-13T13:00:00Z">
                  <w:rPr>
                    <w:rFonts w:ascii="Cambria Math" w:eastAsiaTheme="minorEastAsia" w:hAnsi="Cambria Math"/>
                    <w:i/>
                    <w:noProof/>
                  </w:rPr>
                </w:ins>
              </m:ctrlPr>
            </m:sSubPr>
            <m:e>
              <m:r>
                <w:ins w:id="142" w:author="Omar R Abuodeh" w:date="2023-04-13T13:00:00Z">
                  <w:rPr>
                    <w:rFonts w:ascii="Cambria Math" w:eastAsiaTheme="minorEastAsia" w:hAnsi="Cambria Math"/>
                    <w:noProof/>
                  </w:rPr>
                  <m:t>C</m:t>
                </w:ins>
              </m:r>
            </m:e>
            <m:sub>
              <m:r>
                <w:ins w:id="143" w:author="Omar R Abuodeh" w:date="2023-04-13T13:00:00Z">
                  <w:rPr>
                    <w:rFonts w:ascii="Cambria Math" w:eastAsiaTheme="minorEastAsia" w:hAnsi="Cambria Math"/>
                    <w:noProof/>
                  </w:rPr>
                  <m:t>RS</m:t>
                </w:ins>
              </m:r>
            </m:sub>
          </m:sSub>
          <m:r>
            <w:ins w:id="144" w:author="Omar R Abuodeh" w:date="2023-04-13T13:00:00Z">
              <w:rPr>
                <w:rFonts w:ascii="Cambria Math" w:eastAsiaTheme="minorEastAsia" w:hAnsi="Cambria Math"/>
                <w:noProof/>
              </w:rPr>
              <m:t>+</m:t>
            </w:ins>
          </m:r>
          <m:sSub>
            <m:sSubPr>
              <m:ctrlPr>
                <w:ins w:id="145" w:author="Omar R Abuodeh" w:date="2023-04-13T13:00:00Z">
                  <w:rPr>
                    <w:rFonts w:ascii="Cambria Math" w:eastAsiaTheme="minorEastAsia" w:hAnsi="Cambria Math"/>
                    <w:i/>
                    <w:noProof/>
                  </w:rPr>
                </w:ins>
              </m:ctrlPr>
            </m:sSubPr>
            <m:e>
              <m:acc>
                <m:accPr>
                  <m:chr m:val="̇"/>
                  <m:ctrlPr>
                    <w:ins w:id="146" w:author="Omar R Abuodeh" w:date="2023-04-13T13:00:00Z">
                      <w:rPr>
                        <w:rFonts w:ascii="Cambria Math" w:eastAsiaTheme="minorEastAsia" w:hAnsi="Cambria Math"/>
                        <w:i/>
                        <w:noProof/>
                      </w:rPr>
                    </w:ins>
                  </m:ctrlPr>
                </m:accPr>
                <m:e>
                  <m:r>
                    <w:ins w:id="147" w:author="Omar R Abuodeh" w:date="2023-04-13T13:00:00Z">
                      <w:rPr>
                        <w:rFonts w:ascii="Cambria Math" w:eastAsiaTheme="minorEastAsia" w:hAnsi="Cambria Math"/>
                        <w:noProof/>
                      </w:rPr>
                      <m:t>z</m:t>
                    </w:ins>
                  </m:r>
                </m:e>
              </m:acc>
            </m:e>
            <m:sub>
              <m:r>
                <w:ins w:id="148" w:author="Omar R Abuodeh" w:date="2023-04-13T13:00:00Z">
                  <w:rPr>
                    <w:rFonts w:ascii="Cambria Math" w:eastAsiaTheme="minorEastAsia" w:hAnsi="Cambria Math"/>
                    <w:noProof/>
                  </w:rPr>
                  <m:t>E</m:t>
                </w:ins>
              </m:r>
            </m:sub>
          </m:sSub>
          <m:sSub>
            <m:sSubPr>
              <m:ctrlPr>
                <w:ins w:id="149" w:author="Omar R Abuodeh" w:date="2023-04-13T13:00:00Z">
                  <w:rPr>
                    <w:rFonts w:ascii="Cambria Math" w:eastAsiaTheme="minorEastAsia" w:hAnsi="Cambria Math"/>
                    <w:i/>
                    <w:noProof/>
                  </w:rPr>
                </w:ins>
              </m:ctrlPr>
            </m:sSubPr>
            <m:e>
              <m:r>
                <w:ins w:id="150" w:author="Omar R Abuodeh" w:date="2023-04-13T13:00:00Z">
                  <w:rPr>
                    <w:rFonts w:ascii="Cambria Math" w:eastAsiaTheme="minorEastAsia" w:hAnsi="Cambria Math"/>
                    <w:noProof/>
                  </w:rPr>
                  <m:t>C</m:t>
                </w:ins>
              </m:r>
            </m:e>
            <m:sub>
              <m:r>
                <w:ins w:id="151" w:author="Omar R Abuodeh" w:date="2023-04-13T13:00:00Z">
                  <w:rPr>
                    <w:rFonts w:ascii="Cambria Math" w:eastAsiaTheme="minorEastAsia" w:hAnsi="Cambria Math"/>
                    <w:noProof/>
                  </w:rPr>
                  <m:t>m</m:t>
                </w:ins>
              </m:r>
            </m:sub>
          </m:sSub>
          <m:r>
            <w:ins w:id="152" w:author="Omar R Abuodeh" w:date="2023-04-13T13:00:00Z">
              <w:rPr>
                <w:rFonts w:ascii="Cambria Math" w:eastAsiaTheme="minorEastAsia" w:hAnsi="Cambria Math"/>
                <w:noProof/>
              </w:rPr>
              <m:t>=</m:t>
            </w:ins>
          </m:r>
          <m:sSub>
            <m:sSubPr>
              <m:ctrlPr>
                <w:ins w:id="153" w:author="Omar R Abuodeh" w:date="2023-04-13T13:00:00Z">
                  <w:rPr>
                    <w:rFonts w:ascii="Cambria Math" w:eastAsiaTheme="minorEastAsia" w:hAnsi="Cambria Math"/>
                    <w:i/>
                    <w:noProof/>
                  </w:rPr>
                </w:ins>
              </m:ctrlPr>
            </m:sSubPr>
            <m:e>
              <m:r>
                <w:ins w:id="154" w:author="Omar R Abuodeh" w:date="2023-04-13T13:00:00Z">
                  <w:rPr>
                    <w:rFonts w:ascii="Cambria Math" w:eastAsiaTheme="minorEastAsia" w:hAnsi="Cambria Math"/>
                    <w:noProof/>
                  </w:rPr>
                  <m:t>M</m:t>
                </w:ins>
              </m:r>
            </m:e>
            <m:sub>
              <m:r>
                <w:ins w:id="155" w:author="Omar R Abuodeh" w:date="2023-04-13T13:00:00Z">
                  <w:rPr>
                    <w:rFonts w:ascii="Cambria Math" w:eastAsiaTheme="minorEastAsia" w:hAnsi="Cambria Math"/>
                    <w:noProof/>
                  </w:rPr>
                  <m:t>b</m:t>
                </w:ins>
              </m:r>
            </m:sub>
          </m:sSub>
          <m:sSub>
            <m:sSubPr>
              <m:ctrlPr>
                <w:ins w:id="156" w:author="Omar R Abuodeh" w:date="2023-04-13T13:00:00Z">
                  <w:rPr>
                    <w:rFonts w:ascii="Cambria Math" w:eastAsiaTheme="minorEastAsia" w:hAnsi="Cambria Math"/>
                    <w:i/>
                    <w:noProof/>
                  </w:rPr>
                </w:ins>
              </m:ctrlPr>
            </m:sSubPr>
            <m:e>
              <m:acc>
                <m:accPr>
                  <m:chr m:val="̈"/>
                  <m:ctrlPr>
                    <w:ins w:id="157" w:author="Omar R Abuodeh" w:date="2023-04-13T13:00:00Z">
                      <w:rPr>
                        <w:rFonts w:ascii="Cambria Math" w:eastAsiaTheme="minorEastAsia" w:hAnsi="Cambria Math"/>
                        <w:i/>
                        <w:noProof/>
                      </w:rPr>
                    </w:ins>
                  </m:ctrlPr>
                </m:accPr>
                <m:e>
                  <m:r>
                    <w:ins w:id="158" w:author="Omar R Abuodeh" w:date="2023-04-13T13:00:00Z">
                      <w:rPr>
                        <w:rFonts w:ascii="Cambria Math" w:eastAsiaTheme="minorEastAsia" w:hAnsi="Cambria Math"/>
                        <w:noProof/>
                      </w:rPr>
                      <m:t>z</m:t>
                    </w:ins>
                  </m:r>
                </m:e>
              </m:acc>
            </m:e>
            <m:sub>
              <m:r>
                <w:ins w:id="159" w:author="Omar R Abuodeh" w:date="2023-04-13T13:00:00Z">
                  <w:rPr>
                    <w:rFonts w:ascii="Cambria Math" w:eastAsiaTheme="minorEastAsia" w:hAnsi="Cambria Math"/>
                    <w:noProof/>
                  </w:rPr>
                  <m:t>b</m:t>
                </w:ins>
              </m:r>
            </m:sub>
          </m:sSub>
        </m:oMath>
      </m:oMathPara>
    </w:p>
    <w:p w14:paraId="5D865DED" w14:textId="77777777" w:rsidR="00CB308D" w:rsidRPr="006E5B3B" w:rsidRDefault="00CB308D" w:rsidP="00CB308D">
      <w:pPr>
        <w:pStyle w:val="ListParagraph"/>
        <w:numPr>
          <w:ilvl w:val="0"/>
          <w:numId w:val="5"/>
        </w:numPr>
        <w:rPr>
          <w:ins w:id="160" w:author="Omar R Abuodeh" w:date="2023-04-13T13:00:00Z"/>
          <w:rFonts w:eastAsiaTheme="minorEastAsia"/>
          <w:noProof/>
        </w:rPr>
      </w:pPr>
      <w:ins w:id="161" w:author="Omar R Abuodeh" w:date="2023-04-13T13:00:00Z">
        <w:r>
          <w:rPr>
            <w:rFonts w:eastAsiaTheme="minorEastAsia"/>
            <w:noProof/>
          </w:rPr>
          <w:t>Body pitch:</w:t>
        </w:r>
      </w:ins>
    </w:p>
    <w:p w14:paraId="06CE3D0B" w14:textId="77777777" w:rsidR="00CB308D" w:rsidRPr="006E5B3B" w:rsidRDefault="00CB308D" w:rsidP="00CB308D">
      <w:pPr>
        <w:rPr>
          <w:ins w:id="162" w:author="Omar R Abuodeh" w:date="2023-04-13T13:00:00Z"/>
          <w:rFonts w:eastAsiaTheme="minorEastAsia"/>
          <w:noProof/>
        </w:rPr>
      </w:pPr>
      <m:oMathPara>
        <m:oMath>
          <m:nary>
            <m:naryPr>
              <m:chr m:val="∑"/>
              <m:limLoc m:val="undOvr"/>
              <m:subHide m:val="1"/>
              <m:supHide m:val="1"/>
              <m:ctrlPr>
                <w:ins w:id="163" w:author="Omar R Abuodeh" w:date="2023-04-13T13:00:00Z">
                  <w:rPr>
                    <w:rFonts w:ascii="Cambria Math" w:hAnsi="Cambria Math"/>
                    <w:i/>
                    <w:noProof/>
                  </w:rPr>
                </w:ins>
              </m:ctrlPr>
            </m:naryPr>
            <m:sub/>
            <m:sup/>
            <m:e>
              <m:sSub>
                <m:sSubPr>
                  <m:ctrlPr>
                    <w:ins w:id="164" w:author="Omar R Abuodeh" w:date="2023-04-13T13:00:00Z">
                      <w:rPr>
                        <w:rFonts w:ascii="Cambria Math" w:hAnsi="Cambria Math"/>
                        <w:i/>
                        <w:noProof/>
                      </w:rPr>
                    </w:ins>
                  </m:ctrlPr>
                </m:sSubPr>
                <m:e>
                  <m:r>
                    <w:ins w:id="165" w:author="Omar R Abuodeh" w:date="2023-04-13T13:00:00Z">
                      <w:rPr>
                        <w:rFonts w:ascii="Cambria Math" w:hAnsi="Cambria Math"/>
                        <w:noProof/>
                      </w:rPr>
                      <m:t>M</m:t>
                    </w:ins>
                  </m:r>
                </m:e>
                <m:sub>
                  <m:r>
                    <w:ins w:id="166" w:author="Omar R Abuodeh" w:date="2023-04-13T13:00:00Z">
                      <w:rPr>
                        <w:rFonts w:ascii="Cambria Math" w:hAnsi="Cambria Math"/>
                        <w:noProof/>
                      </w:rPr>
                      <m:t>z</m:t>
                    </w:ins>
                  </m:r>
                </m:sub>
              </m:sSub>
              <m:r>
                <w:ins w:id="167" w:author="Omar R Abuodeh" w:date="2023-04-13T13:00:00Z">
                  <w:rPr>
                    <w:rFonts w:ascii="Cambria Math" w:hAnsi="Cambria Math"/>
                    <w:noProof/>
                  </w:rPr>
                  <m:t>=</m:t>
                </w:ins>
              </m:r>
              <m:sSub>
                <m:sSubPr>
                  <m:ctrlPr>
                    <w:ins w:id="168" w:author="Omar R Abuodeh" w:date="2023-04-13T13:00:00Z">
                      <w:rPr>
                        <w:rFonts w:ascii="Cambria Math" w:hAnsi="Cambria Math"/>
                        <w:i/>
                        <w:noProof/>
                      </w:rPr>
                    </w:ins>
                  </m:ctrlPr>
                </m:sSubPr>
                <m:e>
                  <m:r>
                    <w:ins w:id="169" w:author="Omar R Abuodeh" w:date="2023-04-13T13:00:00Z">
                      <w:rPr>
                        <w:rFonts w:ascii="Cambria Math" w:hAnsi="Cambria Math"/>
                        <w:noProof/>
                      </w:rPr>
                      <m:t>J</m:t>
                    </w:ins>
                  </m:r>
                </m:e>
                <m:sub>
                  <m:r>
                    <w:ins w:id="170" w:author="Omar R Abuodeh" w:date="2023-04-13T13:00:00Z">
                      <w:rPr>
                        <w:rFonts w:ascii="Cambria Math" w:hAnsi="Cambria Math"/>
                        <w:noProof/>
                      </w:rPr>
                      <m:t>z</m:t>
                    </w:ins>
                  </m:r>
                </m:sub>
              </m:sSub>
              <m:sSub>
                <m:sSubPr>
                  <m:ctrlPr>
                    <w:ins w:id="171" w:author="Omar R Abuodeh" w:date="2023-04-13T13:00:00Z">
                      <w:rPr>
                        <w:rFonts w:ascii="Cambria Math" w:hAnsi="Cambria Math"/>
                        <w:i/>
                        <w:noProof/>
                      </w:rPr>
                    </w:ins>
                  </m:ctrlPr>
                </m:sSubPr>
                <m:e>
                  <m:acc>
                    <m:accPr>
                      <m:chr m:val="̈"/>
                      <m:ctrlPr>
                        <w:ins w:id="172" w:author="Omar R Abuodeh" w:date="2023-04-13T13:00:00Z">
                          <w:rPr>
                            <w:rFonts w:ascii="Cambria Math" w:hAnsi="Cambria Math"/>
                            <w:i/>
                            <w:noProof/>
                          </w:rPr>
                        </w:ins>
                      </m:ctrlPr>
                    </m:accPr>
                    <m:e>
                      <m:r>
                        <w:ins w:id="173" w:author="Omar R Abuodeh" w:date="2023-04-13T13:00:00Z">
                          <w:rPr>
                            <w:rFonts w:ascii="Cambria Math" w:hAnsi="Cambria Math"/>
                            <w:noProof/>
                          </w:rPr>
                          <m:t>∅</m:t>
                        </w:ins>
                      </m:r>
                    </m:e>
                  </m:acc>
                </m:e>
                <m:sub>
                  <m:r>
                    <w:ins w:id="174" w:author="Omar R Abuodeh" w:date="2023-04-13T13:00:00Z">
                      <w:rPr>
                        <w:rFonts w:ascii="Cambria Math" w:hAnsi="Cambria Math"/>
                        <w:noProof/>
                      </w:rPr>
                      <m:t>b</m:t>
                    </w:ins>
                  </m:r>
                </m:sub>
              </m:sSub>
            </m:e>
          </m:nary>
        </m:oMath>
      </m:oMathPara>
    </w:p>
    <w:p w14:paraId="310890B6" w14:textId="77777777" w:rsidR="00CB308D" w:rsidRDefault="00CB308D" w:rsidP="00CB308D">
      <w:pPr>
        <w:rPr>
          <w:ins w:id="175" w:author="Omar R Abuodeh" w:date="2023-04-13T13:00:00Z"/>
          <w:noProof/>
        </w:rPr>
      </w:pPr>
    </w:p>
    <w:p w14:paraId="30A4550F" w14:textId="77777777" w:rsidR="00CB308D" w:rsidRPr="006E5B3B" w:rsidRDefault="00CB308D" w:rsidP="00CB308D">
      <w:pPr>
        <w:rPr>
          <w:ins w:id="176" w:author="Omar R Abuodeh" w:date="2023-04-13T13:00:00Z"/>
          <w:rFonts w:eastAsiaTheme="minorEastAsia"/>
          <w:noProof/>
        </w:rPr>
      </w:pPr>
      <m:oMathPara>
        <m:oMath>
          <m:sSub>
            <m:sSubPr>
              <m:ctrlPr>
                <w:ins w:id="177" w:author="Omar R Abuodeh" w:date="2023-04-13T13:00:00Z">
                  <w:rPr>
                    <w:rFonts w:ascii="Cambria Math" w:eastAsiaTheme="minorEastAsia" w:hAnsi="Cambria Math"/>
                    <w:i/>
                    <w:noProof/>
                  </w:rPr>
                </w:ins>
              </m:ctrlPr>
            </m:sSubPr>
            <m:e>
              <m:r>
                <w:ins w:id="178" w:author="Omar R Abuodeh" w:date="2023-04-13T13:00:00Z">
                  <w:rPr>
                    <w:rFonts w:ascii="Cambria Math" w:eastAsiaTheme="minorEastAsia" w:hAnsi="Cambria Math"/>
                    <w:noProof/>
                  </w:rPr>
                  <m:t>z</m:t>
                </w:ins>
              </m:r>
            </m:e>
            <m:sub>
              <m:r>
                <w:ins w:id="179" w:author="Omar R Abuodeh" w:date="2023-04-13T13:00:00Z">
                  <w:rPr>
                    <w:rFonts w:ascii="Cambria Math" w:eastAsiaTheme="minorEastAsia" w:hAnsi="Cambria Math"/>
                    <w:noProof/>
                  </w:rPr>
                  <m:t>b</m:t>
                </w:ins>
              </m:r>
            </m:sub>
          </m:sSub>
          <m:d>
            <m:dPr>
              <m:ctrlPr>
                <w:ins w:id="180" w:author="Omar R Abuodeh" w:date="2023-04-13T13:00:00Z">
                  <w:rPr>
                    <w:rFonts w:ascii="Cambria Math" w:eastAsiaTheme="minorEastAsia" w:hAnsi="Cambria Math"/>
                    <w:i/>
                    <w:noProof/>
                  </w:rPr>
                </w:ins>
              </m:ctrlPr>
            </m:dPr>
            <m:e>
              <m:sSub>
                <m:sSubPr>
                  <m:ctrlPr>
                    <w:ins w:id="181" w:author="Omar R Abuodeh" w:date="2023-04-13T13:00:00Z">
                      <w:rPr>
                        <w:rFonts w:ascii="Cambria Math" w:eastAsiaTheme="minorEastAsia" w:hAnsi="Cambria Math"/>
                        <w:i/>
                        <w:noProof/>
                      </w:rPr>
                    </w:ins>
                  </m:ctrlPr>
                </m:sSubPr>
                <m:e>
                  <m:r>
                    <w:ins w:id="182" w:author="Omar R Abuodeh" w:date="2023-04-13T13:00:00Z">
                      <w:rPr>
                        <w:rFonts w:ascii="Cambria Math" w:eastAsiaTheme="minorEastAsia" w:hAnsi="Cambria Math"/>
                        <w:noProof/>
                      </w:rPr>
                      <m:t>K</m:t>
                    </w:ins>
                  </m:r>
                </m:e>
                <m:sub>
                  <m:r>
                    <w:ins w:id="183" w:author="Omar R Abuodeh" w:date="2023-04-13T13:00:00Z">
                      <w:rPr>
                        <w:rFonts w:ascii="Cambria Math" w:eastAsiaTheme="minorEastAsia" w:hAnsi="Cambria Math"/>
                        <w:noProof/>
                      </w:rPr>
                      <m:t>FS</m:t>
                    </w:ins>
                  </m:r>
                </m:sub>
              </m:sSub>
              <m:r>
                <w:ins w:id="184" w:author="Omar R Abuodeh" w:date="2023-04-13T13:00:00Z">
                  <w:rPr>
                    <w:rFonts w:ascii="Cambria Math" w:eastAsiaTheme="minorEastAsia" w:hAnsi="Cambria Math"/>
                    <w:noProof/>
                  </w:rPr>
                  <m:t>a-</m:t>
                </w:ins>
              </m:r>
              <m:sSub>
                <m:sSubPr>
                  <m:ctrlPr>
                    <w:ins w:id="185" w:author="Omar R Abuodeh" w:date="2023-04-13T13:00:00Z">
                      <w:rPr>
                        <w:rFonts w:ascii="Cambria Math" w:eastAsiaTheme="minorEastAsia" w:hAnsi="Cambria Math"/>
                        <w:i/>
                        <w:noProof/>
                      </w:rPr>
                    </w:ins>
                  </m:ctrlPr>
                </m:sSubPr>
                <m:e>
                  <m:r>
                    <w:ins w:id="186" w:author="Omar R Abuodeh" w:date="2023-04-13T13:00:00Z">
                      <w:rPr>
                        <w:rFonts w:ascii="Cambria Math" w:eastAsiaTheme="minorEastAsia" w:hAnsi="Cambria Math"/>
                        <w:noProof/>
                      </w:rPr>
                      <m:t>K</m:t>
                    </w:ins>
                  </m:r>
                </m:e>
                <m:sub>
                  <m:r>
                    <w:ins w:id="187" w:author="Omar R Abuodeh" w:date="2023-04-13T13:00:00Z">
                      <w:rPr>
                        <w:rFonts w:ascii="Cambria Math" w:eastAsiaTheme="minorEastAsia" w:hAnsi="Cambria Math"/>
                        <w:noProof/>
                      </w:rPr>
                      <m:t>RS</m:t>
                    </w:ins>
                  </m:r>
                </m:sub>
              </m:sSub>
              <m:r>
                <w:ins w:id="188" w:author="Omar R Abuodeh" w:date="2023-04-13T13:00:00Z">
                  <w:rPr>
                    <w:rFonts w:ascii="Cambria Math" w:eastAsiaTheme="minorEastAsia" w:hAnsi="Cambria Math"/>
                    <w:noProof/>
                  </w:rPr>
                  <m:t>b+</m:t>
                </w:ins>
              </m:r>
              <m:sSub>
                <m:sSubPr>
                  <m:ctrlPr>
                    <w:ins w:id="189" w:author="Omar R Abuodeh" w:date="2023-04-13T13:00:00Z">
                      <w:rPr>
                        <w:rFonts w:ascii="Cambria Math" w:eastAsiaTheme="minorEastAsia" w:hAnsi="Cambria Math"/>
                        <w:i/>
                        <w:noProof/>
                      </w:rPr>
                    </w:ins>
                  </m:ctrlPr>
                </m:sSubPr>
                <m:e>
                  <m:r>
                    <w:ins w:id="190" w:author="Omar R Abuodeh" w:date="2023-04-13T13:00:00Z">
                      <w:rPr>
                        <w:rFonts w:ascii="Cambria Math" w:eastAsiaTheme="minorEastAsia" w:hAnsi="Cambria Math"/>
                        <w:noProof/>
                      </w:rPr>
                      <m:t>K</m:t>
                    </w:ins>
                  </m:r>
                </m:e>
                <m:sub>
                  <m:r>
                    <w:ins w:id="191" w:author="Omar R Abuodeh" w:date="2023-04-13T13:00:00Z">
                      <w:rPr>
                        <w:rFonts w:ascii="Cambria Math" w:eastAsiaTheme="minorEastAsia" w:hAnsi="Cambria Math"/>
                        <w:noProof/>
                      </w:rPr>
                      <m:t>M</m:t>
                    </w:ins>
                  </m:r>
                </m:sub>
              </m:sSub>
              <m:r>
                <w:ins w:id="192" w:author="Omar R Abuodeh" w:date="2023-04-13T13:00:00Z">
                  <w:rPr>
                    <w:rFonts w:ascii="Cambria Math" w:eastAsiaTheme="minorEastAsia" w:hAnsi="Cambria Math"/>
                    <w:noProof/>
                  </w:rPr>
                  <m:t>a</m:t>
                </w:ins>
              </m:r>
            </m:e>
          </m:d>
          <m:r>
            <w:ins w:id="193" w:author="Omar R Abuodeh" w:date="2023-04-13T13:00:00Z">
              <w:rPr>
                <w:rFonts w:ascii="Cambria Math" w:eastAsiaTheme="minorEastAsia" w:hAnsi="Cambria Math"/>
                <w:noProof/>
              </w:rPr>
              <m:t>-</m:t>
            </w:ins>
          </m:r>
          <m:sSub>
            <m:sSubPr>
              <m:ctrlPr>
                <w:ins w:id="194" w:author="Omar R Abuodeh" w:date="2023-04-13T13:00:00Z">
                  <w:rPr>
                    <w:rFonts w:ascii="Cambria Math" w:eastAsiaTheme="minorEastAsia" w:hAnsi="Cambria Math"/>
                    <w:i/>
                    <w:noProof/>
                  </w:rPr>
                </w:ins>
              </m:ctrlPr>
            </m:sSubPr>
            <m:e>
              <m:r>
                <w:ins w:id="195" w:author="Omar R Abuodeh" w:date="2023-04-13T13:00:00Z">
                  <w:rPr>
                    <w:rFonts w:ascii="Cambria Math" w:eastAsiaTheme="minorEastAsia" w:hAnsi="Cambria Math"/>
                    <w:noProof/>
                  </w:rPr>
                  <m:t>∅</m:t>
                </w:ins>
              </m:r>
            </m:e>
            <m:sub>
              <m:r>
                <w:ins w:id="196" w:author="Omar R Abuodeh" w:date="2023-04-13T13:00:00Z">
                  <w:rPr>
                    <w:rFonts w:ascii="Cambria Math" w:eastAsiaTheme="minorEastAsia" w:hAnsi="Cambria Math"/>
                    <w:noProof/>
                  </w:rPr>
                  <m:t>b</m:t>
                </w:ins>
              </m:r>
            </m:sub>
          </m:sSub>
          <m:d>
            <m:dPr>
              <m:ctrlPr>
                <w:ins w:id="197" w:author="Omar R Abuodeh" w:date="2023-04-13T13:00:00Z">
                  <w:rPr>
                    <w:rFonts w:ascii="Cambria Math" w:eastAsiaTheme="minorEastAsia" w:hAnsi="Cambria Math"/>
                    <w:i/>
                    <w:noProof/>
                  </w:rPr>
                </w:ins>
              </m:ctrlPr>
            </m:dPr>
            <m:e>
              <m:sSub>
                <m:sSubPr>
                  <m:ctrlPr>
                    <w:ins w:id="198" w:author="Omar R Abuodeh" w:date="2023-04-13T13:00:00Z">
                      <w:rPr>
                        <w:rFonts w:ascii="Cambria Math" w:eastAsiaTheme="minorEastAsia" w:hAnsi="Cambria Math"/>
                        <w:i/>
                        <w:noProof/>
                      </w:rPr>
                    </w:ins>
                  </m:ctrlPr>
                </m:sSubPr>
                <m:e>
                  <m:r>
                    <w:ins w:id="199" w:author="Omar R Abuodeh" w:date="2023-04-13T13:00:00Z">
                      <w:rPr>
                        <w:rFonts w:ascii="Cambria Math" w:eastAsiaTheme="minorEastAsia" w:hAnsi="Cambria Math"/>
                        <w:noProof/>
                      </w:rPr>
                      <m:t>K</m:t>
                    </w:ins>
                  </m:r>
                </m:e>
                <m:sub>
                  <m:r>
                    <w:ins w:id="200" w:author="Omar R Abuodeh" w:date="2023-04-13T13:00:00Z">
                      <w:rPr>
                        <w:rFonts w:ascii="Cambria Math" w:eastAsiaTheme="minorEastAsia" w:hAnsi="Cambria Math"/>
                        <w:noProof/>
                      </w:rPr>
                      <m:t>FS</m:t>
                    </w:ins>
                  </m:r>
                </m:sub>
              </m:sSub>
              <m:sSup>
                <m:sSupPr>
                  <m:ctrlPr>
                    <w:ins w:id="201" w:author="Omar R Abuodeh" w:date="2023-04-13T13:00:00Z">
                      <w:rPr>
                        <w:rFonts w:ascii="Cambria Math" w:eastAsiaTheme="minorEastAsia" w:hAnsi="Cambria Math"/>
                        <w:i/>
                        <w:noProof/>
                      </w:rPr>
                    </w:ins>
                  </m:ctrlPr>
                </m:sSupPr>
                <m:e>
                  <m:r>
                    <w:ins w:id="202" w:author="Omar R Abuodeh" w:date="2023-04-13T13:00:00Z">
                      <w:rPr>
                        <w:rFonts w:ascii="Cambria Math" w:eastAsiaTheme="minorEastAsia" w:hAnsi="Cambria Math"/>
                        <w:noProof/>
                      </w:rPr>
                      <m:t>a</m:t>
                    </w:ins>
                  </m:r>
                </m:e>
                <m:sup>
                  <m:r>
                    <w:ins w:id="203" w:author="Omar R Abuodeh" w:date="2023-04-13T13:00:00Z">
                      <w:rPr>
                        <w:rFonts w:ascii="Cambria Math" w:eastAsiaTheme="minorEastAsia" w:hAnsi="Cambria Math"/>
                        <w:noProof/>
                      </w:rPr>
                      <m:t>2</m:t>
                    </w:ins>
                  </m:r>
                </m:sup>
              </m:sSup>
              <m:r>
                <w:ins w:id="204" w:author="Omar R Abuodeh" w:date="2023-04-13T13:00:00Z">
                  <w:rPr>
                    <w:rFonts w:ascii="Cambria Math" w:eastAsiaTheme="minorEastAsia" w:hAnsi="Cambria Math"/>
                    <w:noProof/>
                  </w:rPr>
                  <m:t>+</m:t>
                </w:ins>
              </m:r>
              <m:sSub>
                <m:sSubPr>
                  <m:ctrlPr>
                    <w:ins w:id="205" w:author="Omar R Abuodeh" w:date="2023-04-13T13:00:00Z">
                      <w:rPr>
                        <w:rFonts w:ascii="Cambria Math" w:eastAsiaTheme="minorEastAsia" w:hAnsi="Cambria Math"/>
                        <w:i/>
                        <w:noProof/>
                      </w:rPr>
                    </w:ins>
                  </m:ctrlPr>
                </m:sSubPr>
                <m:e>
                  <m:r>
                    <w:ins w:id="206" w:author="Omar R Abuodeh" w:date="2023-04-13T13:00:00Z">
                      <w:rPr>
                        <w:rFonts w:ascii="Cambria Math" w:eastAsiaTheme="minorEastAsia" w:hAnsi="Cambria Math"/>
                        <w:noProof/>
                      </w:rPr>
                      <m:t>K</m:t>
                    </w:ins>
                  </m:r>
                </m:e>
                <m:sub>
                  <m:r>
                    <w:ins w:id="207" w:author="Omar R Abuodeh" w:date="2023-04-13T13:00:00Z">
                      <w:rPr>
                        <w:rFonts w:ascii="Cambria Math" w:eastAsiaTheme="minorEastAsia" w:hAnsi="Cambria Math"/>
                        <w:noProof/>
                      </w:rPr>
                      <m:t>RS</m:t>
                    </w:ins>
                  </m:r>
                </m:sub>
              </m:sSub>
              <m:sSup>
                <m:sSupPr>
                  <m:ctrlPr>
                    <w:ins w:id="208" w:author="Omar R Abuodeh" w:date="2023-04-13T13:00:00Z">
                      <w:rPr>
                        <w:rFonts w:ascii="Cambria Math" w:eastAsiaTheme="minorEastAsia" w:hAnsi="Cambria Math"/>
                        <w:i/>
                        <w:noProof/>
                      </w:rPr>
                    </w:ins>
                  </m:ctrlPr>
                </m:sSupPr>
                <m:e>
                  <m:r>
                    <w:ins w:id="209" w:author="Omar R Abuodeh" w:date="2023-04-13T13:00:00Z">
                      <w:rPr>
                        <w:rFonts w:ascii="Cambria Math" w:eastAsiaTheme="minorEastAsia" w:hAnsi="Cambria Math"/>
                        <w:noProof/>
                      </w:rPr>
                      <m:t>b</m:t>
                    </w:ins>
                  </m:r>
                </m:e>
                <m:sup>
                  <m:r>
                    <w:ins w:id="210" w:author="Omar R Abuodeh" w:date="2023-04-13T13:00:00Z">
                      <w:rPr>
                        <w:rFonts w:ascii="Cambria Math" w:eastAsiaTheme="minorEastAsia" w:hAnsi="Cambria Math"/>
                        <w:noProof/>
                      </w:rPr>
                      <m:t>2</m:t>
                    </w:ins>
                  </m:r>
                </m:sup>
              </m:sSup>
              <m:r>
                <w:ins w:id="211" w:author="Omar R Abuodeh" w:date="2023-04-13T13:00:00Z">
                  <w:rPr>
                    <w:rFonts w:ascii="Cambria Math" w:eastAsiaTheme="minorEastAsia" w:hAnsi="Cambria Math"/>
                    <w:noProof/>
                  </w:rPr>
                  <m:t>+</m:t>
                </w:ins>
              </m:r>
              <m:sSub>
                <m:sSubPr>
                  <m:ctrlPr>
                    <w:ins w:id="212" w:author="Omar R Abuodeh" w:date="2023-04-13T13:00:00Z">
                      <w:rPr>
                        <w:rFonts w:ascii="Cambria Math" w:eastAsiaTheme="minorEastAsia" w:hAnsi="Cambria Math"/>
                        <w:i/>
                        <w:noProof/>
                      </w:rPr>
                    </w:ins>
                  </m:ctrlPr>
                </m:sSubPr>
                <m:e>
                  <m:r>
                    <w:ins w:id="213" w:author="Omar R Abuodeh" w:date="2023-04-13T13:00:00Z">
                      <w:rPr>
                        <w:rFonts w:ascii="Cambria Math" w:eastAsiaTheme="minorEastAsia" w:hAnsi="Cambria Math"/>
                        <w:noProof/>
                      </w:rPr>
                      <m:t>K</m:t>
                    </w:ins>
                  </m:r>
                </m:e>
                <m:sub>
                  <m:r>
                    <w:ins w:id="214" w:author="Omar R Abuodeh" w:date="2023-04-13T13:00:00Z">
                      <w:rPr>
                        <w:rFonts w:ascii="Cambria Math" w:eastAsiaTheme="minorEastAsia" w:hAnsi="Cambria Math"/>
                        <w:noProof/>
                      </w:rPr>
                      <m:t>M</m:t>
                    </w:ins>
                  </m:r>
                </m:sub>
              </m:sSub>
              <m:sSup>
                <m:sSupPr>
                  <m:ctrlPr>
                    <w:ins w:id="215" w:author="Omar R Abuodeh" w:date="2023-04-13T13:00:00Z">
                      <w:rPr>
                        <w:rFonts w:ascii="Cambria Math" w:eastAsiaTheme="minorEastAsia" w:hAnsi="Cambria Math"/>
                        <w:i/>
                        <w:noProof/>
                      </w:rPr>
                    </w:ins>
                  </m:ctrlPr>
                </m:sSupPr>
                <m:e>
                  <m:r>
                    <w:ins w:id="216" w:author="Omar R Abuodeh" w:date="2023-04-13T13:00:00Z">
                      <w:rPr>
                        <w:rFonts w:ascii="Cambria Math" w:eastAsiaTheme="minorEastAsia" w:hAnsi="Cambria Math"/>
                        <w:noProof/>
                      </w:rPr>
                      <m:t>a</m:t>
                    </w:ins>
                  </m:r>
                </m:e>
                <m:sup>
                  <m:r>
                    <w:ins w:id="217" w:author="Omar R Abuodeh" w:date="2023-04-13T13:00:00Z">
                      <w:rPr>
                        <w:rFonts w:ascii="Cambria Math" w:eastAsiaTheme="minorEastAsia" w:hAnsi="Cambria Math"/>
                        <w:noProof/>
                      </w:rPr>
                      <m:t>2</m:t>
                    </w:ins>
                  </m:r>
                </m:sup>
              </m:sSup>
            </m:e>
          </m:d>
          <m:r>
            <w:ins w:id="218" w:author="Omar R Abuodeh" w:date="2023-04-13T13:00:00Z">
              <w:rPr>
                <w:rFonts w:ascii="Cambria Math" w:eastAsiaTheme="minorEastAsia" w:hAnsi="Cambria Math"/>
                <w:noProof/>
              </w:rPr>
              <m:t>-</m:t>
            </w:ins>
          </m:r>
          <m:sSub>
            <m:sSubPr>
              <m:ctrlPr>
                <w:ins w:id="219" w:author="Omar R Abuodeh" w:date="2023-04-13T13:00:00Z">
                  <w:rPr>
                    <w:rFonts w:ascii="Cambria Math" w:eastAsiaTheme="minorEastAsia" w:hAnsi="Cambria Math"/>
                    <w:i/>
                    <w:noProof/>
                  </w:rPr>
                </w:ins>
              </m:ctrlPr>
            </m:sSubPr>
            <m:e>
              <m:r>
                <w:ins w:id="220" w:author="Omar R Abuodeh" w:date="2023-04-13T13:00:00Z">
                  <w:rPr>
                    <w:rFonts w:ascii="Cambria Math" w:eastAsiaTheme="minorEastAsia" w:hAnsi="Cambria Math"/>
                    <w:noProof/>
                  </w:rPr>
                  <m:t>z</m:t>
                </w:ins>
              </m:r>
            </m:e>
            <m:sub>
              <m:r>
                <w:ins w:id="221" w:author="Omar R Abuodeh" w:date="2023-04-13T13:00:00Z">
                  <w:rPr>
                    <w:rFonts w:ascii="Cambria Math" w:eastAsiaTheme="minorEastAsia" w:hAnsi="Cambria Math"/>
                    <w:noProof/>
                  </w:rPr>
                  <m:t>F</m:t>
                </w:ins>
              </m:r>
            </m:sub>
          </m:sSub>
          <m:sSub>
            <m:sSubPr>
              <m:ctrlPr>
                <w:ins w:id="222" w:author="Omar R Abuodeh" w:date="2023-04-13T13:00:00Z">
                  <w:rPr>
                    <w:rFonts w:ascii="Cambria Math" w:eastAsiaTheme="minorEastAsia" w:hAnsi="Cambria Math"/>
                    <w:i/>
                    <w:noProof/>
                  </w:rPr>
                </w:ins>
              </m:ctrlPr>
            </m:sSubPr>
            <m:e>
              <m:r>
                <w:ins w:id="223" w:author="Omar R Abuodeh" w:date="2023-04-13T13:00:00Z">
                  <w:rPr>
                    <w:rFonts w:ascii="Cambria Math" w:eastAsiaTheme="minorEastAsia" w:hAnsi="Cambria Math"/>
                    <w:noProof/>
                  </w:rPr>
                  <m:t>K</m:t>
                </w:ins>
              </m:r>
            </m:e>
            <m:sub>
              <m:r>
                <w:ins w:id="224" w:author="Omar R Abuodeh" w:date="2023-04-13T13:00:00Z">
                  <w:rPr>
                    <w:rFonts w:ascii="Cambria Math" w:eastAsiaTheme="minorEastAsia" w:hAnsi="Cambria Math"/>
                    <w:noProof/>
                  </w:rPr>
                  <m:t>FS</m:t>
                </w:ins>
              </m:r>
            </m:sub>
          </m:sSub>
          <m:r>
            <w:ins w:id="225" w:author="Omar R Abuodeh" w:date="2023-04-13T13:00:00Z">
              <w:rPr>
                <w:rFonts w:ascii="Cambria Math" w:eastAsiaTheme="minorEastAsia" w:hAnsi="Cambria Math"/>
                <w:noProof/>
              </w:rPr>
              <m:t>a+</m:t>
            </w:ins>
          </m:r>
          <m:sSub>
            <m:sSubPr>
              <m:ctrlPr>
                <w:ins w:id="226" w:author="Omar R Abuodeh" w:date="2023-04-13T13:00:00Z">
                  <w:rPr>
                    <w:rFonts w:ascii="Cambria Math" w:eastAsiaTheme="minorEastAsia" w:hAnsi="Cambria Math"/>
                    <w:i/>
                    <w:noProof/>
                  </w:rPr>
                </w:ins>
              </m:ctrlPr>
            </m:sSubPr>
            <m:e>
              <m:r>
                <w:ins w:id="227" w:author="Omar R Abuodeh" w:date="2023-04-13T13:00:00Z">
                  <w:rPr>
                    <w:rFonts w:ascii="Cambria Math" w:eastAsiaTheme="minorEastAsia" w:hAnsi="Cambria Math"/>
                    <w:noProof/>
                  </w:rPr>
                  <m:t>z</m:t>
                </w:ins>
              </m:r>
            </m:e>
            <m:sub>
              <m:r>
                <w:ins w:id="228" w:author="Omar R Abuodeh" w:date="2023-04-13T13:00:00Z">
                  <w:rPr>
                    <w:rFonts w:ascii="Cambria Math" w:eastAsiaTheme="minorEastAsia" w:hAnsi="Cambria Math"/>
                    <w:noProof/>
                  </w:rPr>
                  <m:t>R</m:t>
                </w:ins>
              </m:r>
            </m:sub>
          </m:sSub>
          <m:sSub>
            <m:sSubPr>
              <m:ctrlPr>
                <w:ins w:id="229" w:author="Omar R Abuodeh" w:date="2023-04-13T13:00:00Z">
                  <w:rPr>
                    <w:rFonts w:ascii="Cambria Math" w:eastAsiaTheme="minorEastAsia" w:hAnsi="Cambria Math"/>
                    <w:i/>
                    <w:noProof/>
                  </w:rPr>
                </w:ins>
              </m:ctrlPr>
            </m:sSubPr>
            <m:e>
              <m:r>
                <w:ins w:id="230" w:author="Omar R Abuodeh" w:date="2023-04-13T13:00:00Z">
                  <w:rPr>
                    <w:rFonts w:ascii="Cambria Math" w:eastAsiaTheme="minorEastAsia" w:hAnsi="Cambria Math"/>
                    <w:noProof/>
                  </w:rPr>
                  <m:t>K</m:t>
                </w:ins>
              </m:r>
            </m:e>
            <m:sub>
              <m:r>
                <w:ins w:id="231" w:author="Omar R Abuodeh" w:date="2023-04-13T13:00:00Z">
                  <w:rPr>
                    <w:rFonts w:ascii="Cambria Math" w:eastAsiaTheme="minorEastAsia" w:hAnsi="Cambria Math"/>
                    <w:noProof/>
                  </w:rPr>
                  <m:t>RS</m:t>
                </w:ins>
              </m:r>
            </m:sub>
          </m:sSub>
          <m:r>
            <w:ins w:id="232" w:author="Omar R Abuodeh" w:date="2023-04-13T13:00:00Z">
              <w:rPr>
                <w:rFonts w:ascii="Cambria Math" w:eastAsiaTheme="minorEastAsia" w:hAnsi="Cambria Math"/>
                <w:noProof/>
              </w:rPr>
              <m:t>b-</m:t>
            </w:ins>
          </m:r>
          <m:sSub>
            <m:sSubPr>
              <m:ctrlPr>
                <w:ins w:id="233" w:author="Omar R Abuodeh" w:date="2023-04-13T13:00:00Z">
                  <w:rPr>
                    <w:rFonts w:ascii="Cambria Math" w:eastAsiaTheme="minorEastAsia" w:hAnsi="Cambria Math"/>
                    <w:i/>
                    <w:noProof/>
                  </w:rPr>
                </w:ins>
              </m:ctrlPr>
            </m:sSubPr>
            <m:e>
              <m:r>
                <w:ins w:id="234" w:author="Omar R Abuodeh" w:date="2023-04-13T13:00:00Z">
                  <w:rPr>
                    <w:rFonts w:ascii="Cambria Math" w:eastAsiaTheme="minorEastAsia" w:hAnsi="Cambria Math"/>
                    <w:noProof/>
                  </w:rPr>
                  <m:t>z</m:t>
                </w:ins>
              </m:r>
            </m:e>
            <m:sub>
              <m:r>
                <w:ins w:id="235" w:author="Omar R Abuodeh" w:date="2023-04-13T13:00:00Z">
                  <w:rPr>
                    <w:rFonts w:ascii="Cambria Math" w:eastAsiaTheme="minorEastAsia" w:hAnsi="Cambria Math"/>
                    <w:noProof/>
                  </w:rPr>
                  <m:t>E</m:t>
                </w:ins>
              </m:r>
            </m:sub>
          </m:sSub>
          <m:sSub>
            <m:sSubPr>
              <m:ctrlPr>
                <w:ins w:id="236" w:author="Omar R Abuodeh" w:date="2023-04-13T13:00:00Z">
                  <w:rPr>
                    <w:rFonts w:ascii="Cambria Math" w:eastAsiaTheme="minorEastAsia" w:hAnsi="Cambria Math"/>
                    <w:i/>
                    <w:noProof/>
                  </w:rPr>
                </w:ins>
              </m:ctrlPr>
            </m:sSubPr>
            <m:e>
              <m:r>
                <w:ins w:id="237" w:author="Omar R Abuodeh" w:date="2023-04-13T13:00:00Z">
                  <w:rPr>
                    <w:rFonts w:ascii="Cambria Math" w:eastAsiaTheme="minorEastAsia" w:hAnsi="Cambria Math"/>
                    <w:noProof/>
                  </w:rPr>
                  <m:t>K</m:t>
                </w:ins>
              </m:r>
            </m:e>
            <m:sub>
              <m:r>
                <w:ins w:id="238" w:author="Omar R Abuodeh" w:date="2023-04-13T13:00:00Z">
                  <w:rPr>
                    <w:rFonts w:ascii="Cambria Math" w:eastAsiaTheme="minorEastAsia" w:hAnsi="Cambria Math"/>
                    <w:noProof/>
                  </w:rPr>
                  <m:t>m</m:t>
                </w:ins>
              </m:r>
            </m:sub>
          </m:sSub>
          <m:r>
            <w:ins w:id="239" w:author="Omar R Abuodeh" w:date="2023-04-13T13:00:00Z">
              <w:rPr>
                <w:rFonts w:ascii="Cambria Math" w:eastAsiaTheme="minorEastAsia" w:hAnsi="Cambria Math"/>
                <w:noProof/>
              </w:rPr>
              <m:t>a-</m:t>
            </w:ins>
          </m:r>
          <m:sSub>
            <m:sSubPr>
              <m:ctrlPr>
                <w:ins w:id="240" w:author="Omar R Abuodeh" w:date="2023-04-13T13:00:00Z">
                  <w:rPr>
                    <w:rFonts w:ascii="Cambria Math" w:eastAsiaTheme="minorEastAsia" w:hAnsi="Cambria Math"/>
                    <w:i/>
                    <w:noProof/>
                  </w:rPr>
                </w:ins>
              </m:ctrlPr>
            </m:sSubPr>
            <m:e>
              <m:acc>
                <m:accPr>
                  <m:chr m:val="̇"/>
                  <m:ctrlPr>
                    <w:ins w:id="241" w:author="Omar R Abuodeh" w:date="2023-04-13T13:00:00Z">
                      <w:rPr>
                        <w:rFonts w:ascii="Cambria Math" w:eastAsiaTheme="minorEastAsia" w:hAnsi="Cambria Math"/>
                        <w:i/>
                        <w:noProof/>
                      </w:rPr>
                    </w:ins>
                  </m:ctrlPr>
                </m:accPr>
                <m:e>
                  <m:r>
                    <w:ins w:id="242" w:author="Omar R Abuodeh" w:date="2023-04-13T13:00:00Z">
                      <w:rPr>
                        <w:rFonts w:ascii="Cambria Math" w:eastAsiaTheme="minorEastAsia" w:hAnsi="Cambria Math"/>
                        <w:noProof/>
                      </w:rPr>
                      <m:t>z</m:t>
                    </w:ins>
                  </m:r>
                </m:e>
              </m:acc>
            </m:e>
            <m:sub>
              <m:r>
                <w:ins w:id="243" w:author="Omar R Abuodeh" w:date="2023-04-13T13:00:00Z">
                  <w:rPr>
                    <w:rFonts w:ascii="Cambria Math" w:eastAsiaTheme="minorEastAsia" w:hAnsi="Cambria Math"/>
                    <w:noProof/>
                  </w:rPr>
                  <m:t>b</m:t>
                </w:ins>
              </m:r>
            </m:sub>
          </m:sSub>
          <m:d>
            <m:dPr>
              <m:ctrlPr>
                <w:ins w:id="244" w:author="Omar R Abuodeh" w:date="2023-04-13T13:00:00Z">
                  <w:rPr>
                    <w:rFonts w:ascii="Cambria Math" w:eastAsiaTheme="minorEastAsia" w:hAnsi="Cambria Math"/>
                    <w:i/>
                    <w:noProof/>
                  </w:rPr>
                </w:ins>
              </m:ctrlPr>
            </m:dPr>
            <m:e>
              <m:sSub>
                <m:sSubPr>
                  <m:ctrlPr>
                    <w:ins w:id="245" w:author="Omar R Abuodeh" w:date="2023-04-13T13:00:00Z">
                      <w:rPr>
                        <w:rFonts w:ascii="Cambria Math" w:eastAsiaTheme="minorEastAsia" w:hAnsi="Cambria Math"/>
                        <w:i/>
                        <w:noProof/>
                      </w:rPr>
                    </w:ins>
                  </m:ctrlPr>
                </m:sSubPr>
                <m:e>
                  <m:r>
                    <w:ins w:id="246" w:author="Omar R Abuodeh" w:date="2023-04-13T13:00:00Z">
                      <w:rPr>
                        <w:rFonts w:ascii="Cambria Math" w:eastAsiaTheme="minorEastAsia" w:hAnsi="Cambria Math"/>
                        <w:noProof/>
                      </w:rPr>
                      <m:t>C</m:t>
                    </w:ins>
                  </m:r>
                </m:e>
                <m:sub>
                  <m:r>
                    <w:ins w:id="247" w:author="Omar R Abuodeh" w:date="2023-04-13T13:00:00Z">
                      <w:rPr>
                        <w:rFonts w:ascii="Cambria Math" w:eastAsiaTheme="minorEastAsia" w:hAnsi="Cambria Math"/>
                        <w:noProof/>
                      </w:rPr>
                      <m:t>FS</m:t>
                    </w:ins>
                  </m:r>
                </m:sub>
              </m:sSub>
              <m:r>
                <w:ins w:id="248" w:author="Omar R Abuodeh" w:date="2023-04-13T13:00:00Z">
                  <w:rPr>
                    <w:rFonts w:ascii="Cambria Math" w:eastAsiaTheme="minorEastAsia" w:hAnsi="Cambria Math"/>
                    <w:noProof/>
                  </w:rPr>
                  <m:t>a-</m:t>
                </w:ins>
              </m:r>
              <m:sSub>
                <m:sSubPr>
                  <m:ctrlPr>
                    <w:ins w:id="249" w:author="Omar R Abuodeh" w:date="2023-04-13T13:00:00Z">
                      <w:rPr>
                        <w:rFonts w:ascii="Cambria Math" w:eastAsiaTheme="minorEastAsia" w:hAnsi="Cambria Math"/>
                        <w:i/>
                        <w:noProof/>
                      </w:rPr>
                    </w:ins>
                  </m:ctrlPr>
                </m:sSubPr>
                <m:e>
                  <m:r>
                    <w:ins w:id="250" w:author="Omar R Abuodeh" w:date="2023-04-13T13:00:00Z">
                      <w:rPr>
                        <w:rFonts w:ascii="Cambria Math" w:eastAsiaTheme="minorEastAsia" w:hAnsi="Cambria Math"/>
                        <w:noProof/>
                      </w:rPr>
                      <m:t>C</m:t>
                    </w:ins>
                  </m:r>
                </m:e>
                <m:sub>
                  <m:r>
                    <w:ins w:id="251" w:author="Omar R Abuodeh" w:date="2023-04-13T13:00:00Z">
                      <w:rPr>
                        <w:rFonts w:ascii="Cambria Math" w:eastAsiaTheme="minorEastAsia" w:hAnsi="Cambria Math"/>
                        <w:noProof/>
                      </w:rPr>
                      <m:t>RS</m:t>
                    </w:ins>
                  </m:r>
                </m:sub>
              </m:sSub>
              <m:r>
                <w:ins w:id="252" w:author="Omar R Abuodeh" w:date="2023-04-13T13:00:00Z">
                  <w:rPr>
                    <w:rFonts w:ascii="Cambria Math" w:eastAsiaTheme="minorEastAsia" w:hAnsi="Cambria Math"/>
                    <w:noProof/>
                  </w:rPr>
                  <m:t>b+</m:t>
                </w:ins>
              </m:r>
              <m:sSub>
                <m:sSubPr>
                  <m:ctrlPr>
                    <w:ins w:id="253" w:author="Omar R Abuodeh" w:date="2023-04-13T13:00:00Z">
                      <w:rPr>
                        <w:rFonts w:ascii="Cambria Math" w:eastAsiaTheme="minorEastAsia" w:hAnsi="Cambria Math"/>
                        <w:i/>
                        <w:noProof/>
                      </w:rPr>
                    </w:ins>
                  </m:ctrlPr>
                </m:sSubPr>
                <m:e>
                  <m:r>
                    <w:ins w:id="254" w:author="Omar R Abuodeh" w:date="2023-04-13T13:00:00Z">
                      <w:rPr>
                        <w:rFonts w:ascii="Cambria Math" w:eastAsiaTheme="minorEastAsia" w:hAnsi="Cambria Math"/>
                        <w:noProof/>
                      </w:rPr>
                      <m:t>C</m:t>
                    </w:ins>
                  </m:r>
                </m:e>
                <m:sub>
                  <m:r>
                    <w:ins w:id="255" w:author="Omar R Abuodeh" w:date="2023-04-13T13:00:00Z">
                      <w:rPr>
                        <w:rFonts w:ascii="Cambria Math" w:eastAsiaTheme="minorEastAsia" w:hAnsi="Cambria Math"/>
                        <w:noProof/>
                      </w:rPr>
                      <m:t>M</m:t>
                    </w:ins>
                  </m:r>
                </m:sub>
              </m:sSub>
              <m:r>
                <w:ins w:id="256" w:author="Omar R Abuodeh" w:date="2023-04-13T13:00:00Z">
                  <w:rPr>
                    <w:rFonts w:ascii="Cambria Math" w:eastAsiaTheme="minorEastAsia" w:hAnsi="Cambria Math"/>
                    <w:noProof/>
                  </w:rPr>
                  <m:t>a</m:t>
                </w:ins>
              </m:r>
            </m:e>
          </m:d>
          <m:r>
            <w:ins w:id="257" w:author="Omar R Abuodeh" w:date="2023-04-13T13:00:00Z">
              <w:rPr>
                <w:rFonts w:ascii="Cambria Math" w:eastAsiaTheme="minorEastAsia" w:hAnsi="Cambria Math"/>
                <w:noProof/>
              </w:rPr>
              <m:t>-</m:t>
            </w:ins>
          </m:r>
          <m:sSub>
            <m:sSubPr>
              <m:ctrlPr>
                <w:ins w:id="258" w:author="Omar R Abuodeh" w:date="2023-04-13T13:00:00Z">
                  <w:rPr>
                    <w:rFonts w:ascii="Cambria Math" w:eastAsiaTheme="minorEastAsia" w:hAnsi="Cambria Math"/>
                    <w:i/>
                    <w:noProof/>
                  </w:rPr>
                </w:ins>
              </m:ctrlPr>
            </m:sSubPr>
            <m:e>
              <m:acc>
                <m:accPr>
                  <m:chr m:val="̇"/>
                  <m:ctrlPr>
                    <w:ins w:id="259" w:author="Omar R Abuodeh" w:date="2023-04-13T13:00:00Z">
                      <w:rPr>
                        <w:rFonts w:ascii="Cambria Math" w:eastAsiaTheme="minorEastAsia" w:hAnsi="Cambria Math"/>
                        <w:i/>
                        <w:noProof/>
                      </w:rPr>
                    </w:ins>
                  </m:ctrlPr>
                </m:accPr>
                <m:e>
                  <m:r>
                    <w:ins w:id="260" w:author="Omar R Abuodeh" w:date="2023-04-13T13:00:00Z">
                      <w:rPr>
                        <w:rFonts w:ascii="Cambria Math" w:eastAsiaTheme="minorEastAsia" w:hAnsi="Cambria Math"/>
                        <w:noProof/>
                      </w:rPr>
                      <m:t>∅</m:t>
                    </w:ins>
                  </m:r>
                </m:e>
              </m:acc>
            </m:e>
            <m:sub>
              <m:r>
                <w:ins w:id="261" w:author="Omar R Abuodeh" w:date="2023-04-13T13:00:00Z">
                  <w:rPr>
                    <w:rFonts w:ascii="Cambria Math" w:eastAsiaTheme="minorEastAsia" w:hAnsi="Cambria Math"/>
                    <w:noProof/>
                  </w:rPr>
                  <m:t>b</m:t>
                </w:ins>
              </m:r>
            </m:sub>
          </m:sSub>
          <m:d>
            <m:dPr>
              <m:ctrlPr>
                <w:ins w:id="262" w:author="Omar R Abuodeh" w:date="2023-04-13T13:00:00Z">
                  <w:rPr>
                    <w:rFonts w:ascii="Cambria Math" w:eastAsiaTheme="minorEastAsia" w:hAnsi="Cambria Math"/>
                    <w:i/>
                    <w:noProof/>
                  </w:rPr>
                </w:ins>
              </m:ctrlPr>
            </m:dPr>
            <m:e>
              <m:sSub>
                <m:sSubPr>
                  <m:ctrlPr>
                    <w:ins w:id="263" w:author="Omar R Abuodeh" w:date="2023-04-13T13:00:00Z">
                      <w:rPr>
                        <w:rFonts w:ascii="Cambria Math" w:eastAsiaTheme="minorEastAsia" w:hAnsi="Cambria Math"/>
                        <w:i/>
                        <w:noProof/>
                      </w:rPr>
                    </w:ins>
                  </m:ctrlPr>
                </m:sSubPr>
                <m:e>
                  <m:r>
                    <w:ins w:id="264" w:author="Omar R Abuodeh" w:date="2023-04-13T13:00:00Z">
                      <w:rPr>
                        <w:rFonts w:ascii="Cambria Math" w:eastAsiaTheme="minorEastAsia" w:hAnsi="Cambria Math"/>
                        <w:noProof/>
                      </w:rPr>
                      <m:t>C</m:t>
                    </w:ins>
                  </m:r>
                </m:e>
                <m:sub>
                  <m:r>
                    <w:ins w:id="265" w:author="Omar R Abuodeh" w:date="2023-04-13T13:00:00Z">
                      <w:rPr>
                        <w:rFonts w:ascii="Cambria Math" w:eastAsiaTheme="minorEastAsia" w:hAnsi="Cambria Math"/>
                        <w:noProof/>
                      </w:rPr>
                      <m:t>FS</m:t>
                    </w:ins>
                  </m:r>
                </m:sub>
              </m:sSub>
              <m:sSup>
                <m:sSupPr>
                  <m:ctrlPr>
                    <w:ins w:id="266" w:author="Omar R Abuodeh" w:date="2023-04-13T13:00:00Z">
                      <w:rPr>
                        <w:rFonts w:ascii="Cambria Math" w:eastAsiaTheme="minorEastAsia" w:hAnsi="Cambria Math"/>
                        <w:i/>
                        <w:noProof/>
                      </w:rPr>
                    </w:ins>
                  </m:ctrlPr>
                </m:sSupPr>
                <m:e>
                  <m:r>
                    <w:ins w:id="267" w:author="Omar R Abuodeh" w:date="2023-04-13T13:00:00Z">
                      <w:rPr>
                        <w:rFonts w:ascii="Cambria Math" w:eastAsiaTheme="minorEastAsia" w:hAnsi="Cambria Math"/>
                        <w:noProof/>
                      </w:rPr>
                      <m:t>a</m:t>
                    </w:ins>
                  </m:r>
                </m:e>
                <m:sup>
                  <m:r>
                    <w:ins w:id="268" w:author="Omar R Abuodeh" w:date="2023-04-13T13:00:00Z">
                      <w:rPr>
                        <w:rFonts w:ascii="Cambria Math" w:eastAsiaTheme="minorEastAsia" w:hAnsi="Cambria Math"/>
                        <w:noProof/>
                      </w:rPr>
                      <m:t>2</m:t>
                    </w:ins>
                  </m:r>
                </m:sup>
              </m:sSup>
              <m:r>
                <w:ins w:id="269" w:author="Omar R Abuodeh" w:date="2023-04-13T13:00:00Z">
                  <w:rPr>
                    <w:rFonts w:ascii="Cambria Math" w:eastAsiaTheme="minorEastAsia" w:hAnsi="Cambria Math"/>
                    <w:noProof/>
                  </w:rPr>
                  <m:t>+</m:t>
                </w:ins>
              </m:r>
              <m:sSub>
                <m:sSubPr>
                  <m:ctrlPr>
                    <w:ins w:id="270" w:author="Omar R Abuodeh" w:date="2023-04-13T13:00:00Z">
                      <w:rPr>
                        <w:rFonts w:ascii="Cambria Math" w:eastAsiaTheme="minorEastAsia" w:hAnsi="Cambria Math"/>
                        <w:i/>
                        <w:noProof/>
                      </w:rPr>
                    </w:ins>
                  </m:ctrlPr>
                </m:sSubPr>
                <m:e>
                  <m:r>
                    <w:ins w:id="271" w:author="Omar R Abuodeh" w:date="2023-04-13T13:00:00Z">
                      <w:rPr>
                        <w:rFonts w:ascii="Cambria Math" w:eastAsiaTheme="minorEastAsia" w:hAnsi="Cambria Math"/>
                        <w:noProof/>
                      </w:rPr>
                      <m:t>C</m:t>
                    </w:ins>
                  </m:r>
                </m:e>
                <m:sub>
                  <m:r>
                    <w:ins w:id="272" w:author="Omar R Abuodeh" w:date="2023-04-13T13:00:00Z">
                      <w:rPr>
                        <w:rFonts w:ascii="Cambria Math" w:eastAsiaTheme="minorEastAsia" w:hAnsi="Cambria Math"/>
                        <w:noProof/>
                      </w:rPr>
                      <m:t>RS</m:t>
                    </w:ins>
                  </m:r>
                </m:sub>
              </m:sSub>
              <m:sSup>
                <m:sSupPr>
                  <m:ctrlPr>
                    <w:ins w:id="273" w:author="Omar R Abuodeh" w:date="2023-04-13T13:00:00Z">
                      <w:rPr>
                        <w:rFonts w:ascii="Cambria Math" w:eastAsiaTheme="minorEastAsia" w:hAnsi="Cambria Math"/>
                        <w:i/>
                        <w:noProof/>
                      </w:rPr>
                    </w:ins>
                  </m:ctrlPr>
                </m:sSupPr>
                <m:e>
                  <m:r>
                    <w:ins w:id="274" w:author="Omar R Abuodeh" w:date="2023-04-13T13:00:00Z">
                      <w:rPr>
                        <w:rFonts w:ascii="Cambria Math" w:eastAsiaTheme="minorEastAsia" w:hAnsi="Cambria Math"/>
                        <w:noProof/>
                      </w:rPr>
                      <m:t>b</m:t>
                    </w:ins>
                  </m:r>
                </m:e>
                <m:sup>
                  <m:r>
                    <w:ins w:id="275" w:author="Omar R Abuodeh" w:date="2023-04-13T13:00:00Z">
                      <w:rPr>
                        <w:rFonts w:ascii="Cambria Math" w:eastAsiaTheme="minorEastAsia" w:hAnsi="Cambria Math"/>
                        <w:noProof/>
                      </w:rPr>
                      <m:t>2</m:t>
                    </w:ins>
                  </m:r>
                </m:sup>
              </m:sSup>
              <m:r>
                <w:ins w:id="276" w:author="Omar R Abuodeh" w:date="2023-04-13T13:00:00Z">
                  <w:rPr>
                    <w:rFonts w:ascii="Cambria Math" w:eastAsiaTheme="minorEastAsia" w:hAnsi="Cambria Math"/>
                    <w:noProof/>
                  </w:rPr>
                  <m:t>+</m:t>
                </w:ins>
              </m:r>
              <m:sSub>
                <m:sSubPr>
                  <m:ctrlPr>
                    <w:ins w:id="277" w:author="Omar R Abuodeh" w:date="2023-04-13T13:00:00Z">
                      <w:rPr>
                        <w:rFonts w:ascii="Cambria Math" w:eastAsiaTheme="minorEastAsia" w:hAnsi="Cambria Math"/>
                        <w:i/>
                        <w:noProof/>
                      </w:rPr>
                    </w:ins>
                  </m:ctrlPr>
                </m:sSubPr>
                <m:e>
                  <m:r>
                    <w:ins w:id="278" w:author="Omar R Abuodeh" w:date="2023-04-13T13:00:00Z">
                      <w:rPr>
                        <w:rFonts w:ascii="Cambria Math" w:eastAsiaTheme="minorEastAsia" w:hAnsi="Cambria Math"/>
                        <w:noProof/>
                      </w:rPr>
                      <m:t>C</m:t>
                    </w:ins>
                  </m:r>
                </m:e>
                <m:sub>
                  <m:r>
                    <w:ins w:id="279" w:author="Omar R Abuodeh" w:date="2023-04-13T13:00:00Z">
                      <w:rPr>
                        <w:rFonts w:ascii="Cambria Math" w:eastAsiaTheme="minorEastAsia" w:hAnsi="Cambria Math"/>
                        <w:noProof/>
                      </w:rPr>
                      <m:t>M</m:t>
                    </w:ins>
                  </m:r>
                </m:sub>
              </m:sSub>
              <m:sSup>
                <m:sSupPr>
                  <m:ctrlPr>
                    <w:ins w:id="280" w:author="Omar R Abuodeh" w:date="2023-04-13T13:00:00Z">
                      <w:rPr>
                        <w:rFonts w:ascii="Cambria Math" w:eastAsiaTheme="minorEastAsia" w:hAnsi="Cambria Math"/>
                        <w:i/>
                        <w:noProof/>
                      </w:rPr>
                    </w:ins>
                  </m:ctrlPr>
                </m:sSupPr>
                <m:e>
                  <m:r>
                    <w:ins w:id="281" w:author="Omar R Abuodeh" w:date="2023-04-13T13:00:00Z">
                      <w:rPr>
                        <w:rFonts w:ascii="Cambria Math" w:eastAsiaTheme="minorEastAsia" w:hAnsi="Cambria Math"/>
                        <w:noProof/>
                      </w:rPr>
                      <m:t>a</m:t>
                    </w:ins>
                  </m:r>
                </m:e>
                <m:sup>
                  <m:r>
                    <w:ins w:id="282" w:author="Omar R Abuodeh" w:date="2023-04-13T13:00:00Z">
                      <w:rPr>
                        <w:rFonts w:ascii="Cambria Math" w:eastAsiaTheme="minorEastAsia" w:hAnsi="Cambria Math"/>
                        <w:noProof/>
                      </w:rPr>
                      <m:t>2</m:t>
                    </w:ins>
                  </m:r>
                </m:sup>
              </m:sSup>
            </m:e>
          </m:d>
          <m:r>
            <w:ins w:id="283" w:author="Omar R Abuodeh" w:date="2023-04-13T13:00:00Z">
              <w:rPr>
                <w:rFonts w:ascii="Cambria Math" w:eastAsiaTheme="minorEastAsia" w:hAnsi="Cambria Math"/>
                <w:noProof/>
              </w:rPr>
              <m:t>-</m:t>
            </w:ins>
          </m:r>
          <m:sSub>
            <m:sSubPr>
              <m:ctrlPr>
                <w:ins w:id="284" w:author="Omar R Abuodeh" w:date="2023-04-13T13:00:00Z">
                  <w:rPr>
                    <w:rFonts w:ascii="Cambria Math" w:eastAsiaTheme="minorEastAsia" w:hAnsi="Cambria Math"/>
                    <w:i/>
                    <w:noProof/>
                  </w:rPr>
                </w:ins>
              </m:ctrlPr>
            </m:sSubPr>
            <m:e>
              <m:acc>
                <m:accPr>
                  <m:chr m:val="̇"/>
                  <m:ctrlPr>
                    <w:ins w:id="285" w:author="Omar R Abuodeh" w:date="2023-04-13T13:00:00Z">
                      <w:rPr>
                        <w:rFonts w:ascii="Cambria Math" w:eastAsiaTheme="minorEastAsia" w:hAnsi="Cambria Math"/>
                        <w:i/>
                        <w:noProof/>
                      </w:rPr>
                    </w:ins>
                  </m:ctrlPr>
                </m:accPr>
                <m:e>
                  <m:r>
                    <w:ins w:id="286" w:author="Omar R Abuodeh" w:date="2023-04-13T13:00:00Z">
                      <w:rPr>
                        <w:rFonts w:ascii="Cambria Math" w:eastAsiaTheme="minorEastAsia" w:hAnsi="Cambria Math"/>
                        <w:noProof/>
                      </w:rPr>
                      <m:t>z</m:t>
                    </w:ins>
                  </m:r>
                </m:e>
              </m:acc>
            </m:e>
            <m:sub>
              <m:r>
                <w:ins w:id="287" w:author="Omar R Abuodeh" w:date="2023-04-13T13:00:00Z">
                  <w:rPr>
                    <w:rFonts w:ascii="Cambria Math" w:eastAsiaTheme="minorEastAsia" w:hAnsi="Cambria Math"/>
                    <w:noProof/>
                  </w:rPr>
                  <m:t>F</m:t>
                </w:ins>
              </m:r>
            </m:sub>
          </m:sSub>
          <m:sSub>
            <m:sSubPr>
              <m:ctrlPr>
                <w:ins w:id="288" w:author="Omar R Abuodeh" w:date="2023-04-13T13:00:00Z">
                  <w:rPr>
                    <w:rFonts w:ascii="Cambria Math" w:eastAsiaTheme="minorEastAsia" w:hAnsi="Cambria Math"/>
                    <w:i/>
                    <w:noProof/>
                  </w:rPr>
                </w:ins>
              </m:ctrlPr>
            </m:sSubPr>
            <m:e>
              <m:r>
                <w:ins w:id="289" w:author="Omar R Abuodeh" w:date="2023-04-13T13:00:00Z">
                  <w:rPr>
                    <w:rFonts w:ascii="Cambria Math" w:eastAsiaTheme="minorEastAsia" w:hAnsi="Cambria Math"/>
                    <w:noProof/>
                  </w:rPr>
                  <m:t>C</m:t>
                </w:ins>
              </m:r>
            </m:e>
            <m:sub>
              <m:r>
                <w:ins w:id="290" w:author="Omar R Abuodeh" w:date="2023-04-13T13:00:00Z">
                  <w:rPr>
                    <w:rFonts w:ascii="Cambria Math" w:eastAsiaTheme="minorEastAsia" w:hAnsi="Cambria Math"/>
                    <w:noProof/>
                  </w:rPr>
                  <m:t>FS</m:t>
                </w:ins>
              </m:r>
            </m:sub>
          </m:sSub>
          <m:r>
            <w:ins w:id="291" w:author="Omar R Abuodeh" w:date="2023-04-13T13:00:00Z">
              <w:rPr>
                <w:rFonts w:ascii="Cambria Math" w:eastAsiaTheme="minorEastAsia" w:hAnsi="Cambria Math"/>
                <w:noProof/>
              </w:rPr>
              <m:t>a+</m:t>
            </w:ins>
          </m:r>
          <m:sSub>
            <m:sSubPr>
              <m:ctrlPr>
                <w:ins w:id="292" w:author="Omar R Abuodeh" w:date="2023-04-13T13:00:00Z">
                  <w:rPr>
                    <w:rFonts w:ascii="Cambria Math" w:eastAsiaTheme="minorEastAsia" w:hAnsi="Cambria Math"/>
                    <w:i/>
                    <w:noProof/>
                  </w:rPr>
                </w:ins>
              </m:ctrlPr>
            </m:sSubPr>
            <m:e>
              <m:acc>
                <m:accPr>
                  <m:chr m:val="̇"/>
                  <m:ctrlPr>
                    <w:ins w:id="293" w:author="Omar R Abuodeh" w:date="2023-04-13T13:00:00Z">
                      <w:rPr>
                        <w:rFonts w:ascii="Cambria Math" w:eastAsiaTheme="minorEastAsia" w:hAnsi="Cambria Math"/>
                        <w:i/>
                        <w:noProof/>
                      </w:rPr>
                    </w:ins>
                  </m:ctrlPr>
                </m:accPr>
                <m:e>
                  <m:r>
                    <w:ins w:id="294" w:author="Omar R Abuodeh" w:date="2023-04-13T13:00:00Z">
                      <w:rPr>
                        <w:rFonts w:ascii="Cambria Math" w:eastAsiaTheme="minorEastAsia" w:hAnsi="Cambria Math"/>
                        <w:noProof/>
                      </w:rPr>
                      <m:t>z</m:t>
                    </w:ins>
                  </m:r>
                </m:e>
              </m:acc>
            </m:e>
            <m:sub>
              <m:r>
                <w:ins w:id="295" w:author="Omar R Abuodeh" w:date="2023-04-13T13:00:00Z">
                  <w:rPr>
                    <w:rFonts w:ascii="Cambria Math" w:eastAsiaTheme="minorEastAsia" w:hAnsi="Cambria Math"/>
                    <w:noProof/>
                  </w:rPr>
                  <m:t>R</m:t>
                </w:ins>
              </m:r>
            </m:sub>
          </m:sSub>
          <m:sSub>
            <m:sSubPr>
              <m:ctrlPr>
                <w:ins w:id="296" w:author="Omar R Abuodeh" w:date="2023-04-13T13:00:00Z">
                  <w:rPr>
                    <w:rFonts w:ascii="Cambria Math" w:eastAsiaTheme="minorEastAsia" w:hAnsi="Cambria Math"/>
                    <w:i/>
                    <w:noProof/>
                  </w:rPr>
                </w:ins>
              </m:ctrlPr>
            </m:sSubPr>
            <m:e>
              <m:r>
                <w:ins w:id="297" w:author="Omar R Abuodeh" w:date="2023-04-13T13:00:00Z">
                  <w:rPr>
                    <w:rFonts w:ascii="Cambria Math" w:eastAsiaTheme="minorEastAsia" w:hAnsi="Cambria Math"/>
                    <w:noProof/>
                  </w:rPr>
                  <m:t>C</m:t>
                </w:ins>
              </m:r>
            </m:e>
            <m:sub>
              <m:r>
                <w:ins w:id="298" w:author="Omar R Abuodeh" w:date="2023-04-13T13:00:00Z">
                  <w:rPr>
                    <w:rFonts w:ascii="Cambria Math" w:eastAsiaTheme="minorEastAsia" w:hAnsi="Cambria Math"/>
                    <w:noProof/>
                  </w:rPr>
                  <m:t>RS</m:t>
                </w:ins>
              </m:r>
            </m:sub>
          </m:sSub>
          <m:r>
            <w:ins w:id="299" w:author="Omar R Abuodeh" w:date="2023-04-13T13:00:00Z">
              <w:rPr>
                <w:rFonts w:ascii="Cambria Math" w:eastAsiaTheme="minorEastAsia" w:hAnsi="Cambria Math"/>
                <w:noProof/>
              </w:rPr>
              <m:t>b-</m:t>
            </w:ins>
          </m:r>
          <m:sSub>
            <m:sSubPr>
              <m:ctrlPr>
                <w:ins w:id="300" w:author="Omar R Abuodeh" w:date="2023-04-13T13:00:00Z">
                  <w:rPr>
                    <w:rFonts w:ascii="Cambria Math" w:eastAsiaTheme="minorEastAsia" w:hAnsi="Cambria Math"/>
                    <w:i/>
                    <w:noProof/>
                  </w:rPr>
                </w:ins>
              </m:ctrlPr>
            </m:sSubPr>
            <m:e>
              <m:acc>
                <m:accPr>
                  <m:chr m:val="̇"/>
                  <m:ctrlPr>
                    <w:ins w:id="301" w:author="Omar R Abuodeh" w:date="2023-04-13T13:00:00Z">
                      <w:rPr>
                        <w:rFonts w:ascii="Cambria Math" w:eastAsiaTheme="minorEastAsia" w:hAnsi="Cambria Math"/>
                        <w:i/>
                        <w:noProof/>
                      </w:rPr>
                    </w:ins>
                  </m:ctrlPr>
                </m:accPr>
                <m:e>
                  <m:r>
                    <w:ins w:id="302" w:author="Omar R Abuodeh" w:date="2023-04-13T13:00:00Z">
                      <w:rPr>
                        <w:rFonts w:ascii="Cambria Math" w:eastAsiaTheme="minorEastAsia" w:hAnsi="Cambria Math"/>
                        <w:noProof/>
                      </w:rPr>
                      <m:t>z</m:t>
                    </w:ins>
                  </m:r>
                </m:e>
              </m:acc>
            </m:e>
            <m:sub>
              <m:r>
                <w:ins w:id="303" w:author="Omar R Abuodeh" w:date="2023-04-13T13:00:00Z">
                  <w:rPr>
                    <w:rFonts w:ascii="Cambria Math" w:eastAsiaTheme="minorEastAsia" w:hAnsi="Cambria Math"/>
                    <w:noProof/>
                  </w:rPr>
                  <m:t>E</m:t>
                </w:ins>
              </m:r>
            </m:sub>
          </m:sSub>
          <m:sSub>
            <m:sSubPr>
              <m:ctrlPr>
                <w:ins w:id="304" w:author="Omar R Abuodeh" w:date="2023-04-13T13:00:00Z">
                  <w:rPr>
                    <w:rFonts w:ascii="Cambria Math" w:eastAsiaTheme="minorEastAsia" w:hAnsi="Cambria Math"/>
                    <w:i/>
                    <w:noProof/>
                  </w:rPr>
                </w:ins>
              </m:ctrlPr>
            </m:sSubPr>
            <m:e>
              <m:r>
                <w:ins w:id="305" w:author="Omar R Abuodeh" w:date="2023-04-13T13:00:00Z">
                  <w:rPr>
                    <w:rFonts w:ascii="Cambria Math" w:eastAsiaTheme="minorEastAsia" w:hAnsi="Cambria Math"/>
                    <w:noProof/>
                  </w:rPr>
                  <m:t>C</m:t>
                </w:ins>
              </m:r>
            </m:e>
            <m:sub>
              <m:r>
                <w:ins w:id="306" w:author="Omar R Abuodeh" w:date="2023-04-13T13:00:00Z">
                  <w:rPr>
                    <w:rFonts w:ascii="Cambria Math" w:eastAsiaTheme="minorEastAsia" w:hAnsi="Cambria Math"/>
                    <w:noProof/>
                  </w:rPr>
                  <m:t>m</m:t>
                </w:ins>
              </m:r>
            </m:sub>
          </m:sSub>
          <m:r>
            <w:ins w:id="307" w:author="Omar R Abuodeh" w:date="2023-04-13T13:00:00Z">
              <w:rPr>
                <w:rFonts w:ascii="Cambria Math" w:eastAsiaTheme="minorEastAsia" w:hAnsi="Cambria Math"/>
                <w:noProof/>
              </w:rPr>
              <m:t>a=</m:t>
            </w:ins>
          </m:r>
          <m:sSub>
            <m:sSubPr>
              <m:ctrlPr>
                <w:ins w:id="308" w:author="Omar R Abuodeh" w:date="2023-04-13T13:00:00Z">
                  <w:rPr>
                    <w:rFonts w:ascii="Cambria Math" w:eastAsiaTheme="minorEastAsia" w:hAnsi="Cambria Math"/>
                    <w:i/>
                    <w:noProof/>
                  </w:rPr>
                </w:ins>
              </m:ctrlPr>
            </m:sSubPr>
            <m:e>
              <m:r>
                <w:ins w:id="309" w:author="Omar R Abuodeh" w:date="2023-04-13T13:00:00Z">
                  <w:rPr>
                    <w:rFonts w:ascii="Cambria Math" w:eastAsiaTheme="minorEastAsia" w:hAnsi="Cambria Math"/>
                    <w:noProof/>
                  </w:rPr>
                  <m:t>M</m:t>
                </w:ins>
              </m:r>
            </m:e>
            <m:sub>
              <m:r>
                <w:ins w:id="310" w:author="Omar R Abuodeh" w:date="2023-04-13T13:00:00Z">
                  <w:rPr>
                    <w:rFonts w:ascii="Cambria Math" w:eastAsiaTheme="minorEastAsia" w:hAnsi="Cambria Math"/>
                    <w:noProof/>
                  </w:rPr>
                  <m:t>b</m:t>
                </w:ins>
              </m:r>
            </m:sub>
          </m:sSub>
          <m:sSub>
            <m:sSubPr>
              <m:ctrlPr>
                <w:ins w:id="311" w:author="Omar R Abuodeh" w:date="2023-04-13T13:00:00Z">
                  <w:rPr>
                    <w:rFonts w:ascii="Cambria Math" w:eastAsiaTheme="minorEastAsia" w:hAnsi="Cambria Math"/>
                    <w:i/>
                    <w:noProof/>
                  </w:rPr>
                </w:ins>
              </m:ctrlPr>
            </m:sSubPr>
            <m:e>
              <m:acc>
                <m:accPr>
                  <m:chr m:val="̈"/>
                  <m:ctrlPr>
                    <w:ins w:id="312" w:author="Omar R Abuodeh" w:date="2023-04-13T13:00:00Z">
                      <w:rPr>
                        <w:rFonts w:ascii="Cambria Math" w:eastAsiaTheme="minorEastAsia" w:hAnsi="Cambria Math"/>
                        <w:i/>
                        <w:noProof/>
                      </w:rPr>
                    </w:ins>
                  </m:ctrlPr>
                </m:accPr>
                <m:e>
                  <m:r>
                    <w:ins w:id="313" w:author="Omar R Abuodeh" w:date="2023-04-13T13:00:00Z">
                      <w:rPr>
                        <w:rFonts w:ascii="Cambria Math" w:eastAsiaTheme="minorEastAsia" w:hAnsi="Cambria Math"/>
                        <w:noProof/>
                      </w:rPr>
                      <m:t>z</m:t>
                    </w:ins>
                  </m:r>
                </m:e>
              </m:acc>
            </m:e>
            <m:sub>
              <m:r>
                <w:ins w:id="314" w:author="Omar R Abuodeh" w:date="2023-04-13T13:00:00Z">
                  <w:rPr>
                    <w:rFonts w:ascii="Cambria Math" w:eastAsiaTheme="minorEastAsia" w:hAnsi="Cambria Math"/>
                    <w:noProof/>
                  </w:rPr>
                  <m:t>b</m:t>
                </w:ins>
              </m:r>
            </m:sub>
          </m:sSub>
        </m:oMath>
      </m:oMathPara>
    </w:p>
    <w:p w14:paraId="2B5FEA1B" w14:textId="77777777" w:rsidR="00CB308D" w:rsidRDefault="00CB308D" w:rsidP="00CB308D">
      <w:pPr>
        <w:rPr>
          <w:ins w:id="315" w:author="Omar R Abuodeh" w:date="2023-04-13T13:00:00Z"/>
          <w:rFonts w:eastAsiaTheme="minorEastAsia"/>
          <w:noProof/>
        </w:rPr>
      </w:pPr>
    </w:p>
    <w:p w14:paraId="19A4D67E" w14:textId="77777777" w:rsidR="00CB308D" w:rsidRDefault="00CB308D" w:rsidP="00CB308D">
      <w:pPr>
        <w:rPr>
          <w:ins w:id="316" w:author="Omar R Abuodeh" w:date="2023-04-13T13:00:00Z"/>
          <w:rFonts w:eastAsiaTheme="minorEastAsia"/>
          <w:noProof/>
        </w:rPr>
      </w:pPr>
    </w:p>
    <w:p w14:paraId="63C55A97" w14:textId="77777777" w:rsidR="00CB308D" w:rsidRPr="0048167E" w:rsidRDefault="00CB308D" w:rsidP="00CB308D">
      <w:pPr>
        <w:pStyle w:val="ListParagraph"/>
        <w:numPr>
          <w:ilvl w:val="0"/>
          <w:numId w:val="5"/>
        </w:numPr>
        <w:rPr>
          <w:ins w:id="317" w:author="Omar R Abuodeh" w:date="2023-04-13T13:00:00Z"/>
          <w:rFonts w:eastAsiaTheme="minorEastAsia"/>
          <w:noProof/>
        </w:rPr>
      </w:pPr>
      <w:ins w:id="318" w:author="Omar R Abuodeh" w:date="2023-04-13T13:00:00Z">
        <w:r>
          <w:rPr>
            <w:rFonts w:eastAsiaTheme="minorEastAsia"/>
            <w:noProof/>
          </w:rPr>
          <w:t>Front wheel bounce:</w:t>
        </w:r>
      </w:ins>
    </w:p>
    <w:p w14:paraId="25314340" w14:textId="77777777" w:rsidR="00CB308D" w:rsidRPr="006E5B3B" w:rsidRDefault="00CB308D" w:rsidP="00CB308D">
      <w:pPr>
        <w:rPr>
          <w:ins w:id="319" w:author="Omar R Abuodeh" w:date="2023-04-13T13:00:00Z"/>
          <w:rFonts w:eastAsiaTheme="minorEastAsia"/>
          <w:noProof/>
        </w:rPr>
      </w:pPr>
      <m:oMathPara>
        <m:oMath>
          <m:nary>
            <m:naryPr>
              <m:chr m:val="∑"/>
              <m:limLoc m:val="undOvr"/>
              <m:subHide m:val="1"/>
              <m:supHide m:val="1"/>
              <m:ctrlPr>
                <w:ins w:id="320" w:author="Omar R Abuodeh" w:date="2023-04-13T13:00:00Z">
                  <w:rPr>
                    <w:rFonts w:ascii="Cambria Math" w:hAnsi="Cambria Math"/>
                    <w:i/>
                    <w:noProof/>
                  </w:rPr>
                </w:ins>
              </m:ctrlPr>
            </m:naryPr>
            <m:sub/>
            <m:sup/>
            <m:e>
              <m:sSub>
                <m:sSubPr>
                  <m:ctrlPr>
                    <w:ins w:id="321" w:author="Omar R Abuodeh" w:date="2023-04-13T13:00:00Z">
                      <w:rPr>
                        <w:rFonts w:ascii="Cambria Math" w:hAnsi="Cambria Math"/>
                        <w:i/>
                        <w:noProof/>
                      </w:rPr>
                    </w:ins>
                  </m:ctrlPr>
                </m:sSubPr>
                <m:e>
                  <m:r>
                    <w:ins w:id="322" w:author="Omar R Abuodeh" w:date="2023-04-13T13:00:00Z">
                      <w:rPr>
                        <w:rFonts w:ascii="Cambria Math" w:hAnsi="Cambria Math"/>
                        <w:noProof/>
                      </w:rPr>
                      <m:t>F</m:t>
                    </w:ins>
                  </m:r>
                </m:e>
                <m:sub>
                  <m:r>
                    <w:ins w:id="323" w:author="Omar R Abuodeh" w:date="2023-04-13T13:00:00Z">
                      <w:rPr>
                        <w:rFonts w:ascii="Cambria Math" w:hAnsi="Cambria Math"/>
                        <w:noProof/>
                      </w:rPr>
                      <m:t>y</m:t>
                    </w:ins>
                  </m:r>
                </m:sub>
              </m:sSub>
              <m:r>
                <w:ins w:id="324" w:author="Omar R Abuodeh" w:date="2023-04-13T13:00:00Z">
                  <w:rPr>
                    <w:rFonts w:ascii="Cambria Math" w:hAnsi="Cambria Math"/>
                    <w:noProof/>
                  </w:rPr>
                  <m:t>=</m:t>
                </w:ins>
              </m:r>
              <m:sSub>
                <m:sSubPr>
                  <m:ctrlPr>
                    <w:ins w:id="325" w:author="Omar R Abuodeh" w:date="2023-04-13T13:00:00Z">
                      <w:rPr>
                        <w:rFonts w:ascii="Cambria Math" w:hAnsi="Cambria Math"/>
                        <w:i/>
                        <w:noProof/>
                      </w:rPr>
                    </w:ins>
                  </m:ctrlPr>
                </m:sSubPr>
                <m:e>
                  <m:r>
                    <w:ins w:id="326" w:author="Omar R Abuodeh" w:date="2023-04-13T13:00:00Z">
                      <w:rPr>
                        <w:rFonts w:ascii="Cambria Math" w:hAnsi="Cambria Math"/>
                        <w:noProof/>
                      </w:rPr>
                      <m:t>M</m:t>
                    </w:ins>
                  </m:r>
                </m:e>
                <m:sub>
                  <m:r>
                    <w:ins w:id="327" w:author="Omar R Abuodeh" w:date="2023-04-13T13:00:00Z">
                      <w:rPr>
                        <w:rFonts w:ascii="Cambria Math" w:hAnsi="Cambria Math"/>
                        <w:noProof/>
                      </w:rPr>
                      <m:t>F</m:t>
                    </w:ins>
                  </m:r>
                </m:sub>
              </m:sSub>
              <m:sSub>
                <m:sSubPr>
                  <m:ctrlPr>
                    <w:ins w:id="328" w:author="Omar R Abuodeh" w:date="2023-04-13T13:00:00Z">
                      <w:rPr>
                        <w:rFonts w:ascii="Cambria Math" w:hAnsi="Cambria Math"/>
                        <w:i/>
                        <w:noProof/>
                      </w:rPr>
                    </w:ins>
                  </m:ctrlPr>
                </m:sSubPr>
                <m:e>
                  <m:acc>
                    <m:accPr>
                      <m:chr m:val="̈"/>
                      <m:ctrlPr>
                        <w:ins w:id="329" w:author="Omar R Abuodeh" w:date="2023-04-13T13:00:00Z">
                          <w:rPr>
                            <w:rFonts w:ascii="Cambria Math" w:hAnsi="Cambria Math"/>
                            <w:i/>
                            <w:noProof/>
                          </w:rPr>
                        </w:ins>
                      </m:ctrlPr>
                    </m:accPr>
                    <m:e>
                      <m:r>
                        <w:ins w:id="330" w:author="Omar R Abuodeh" w:date="2023-04-13T13:00:00Z">
                          <w:rPr>
                            <w:rFonts w:ascii="Cambria Math" w:hAnsi="Cambria Math"/>
                            <w:noProof/>
                          </w:rPr>
                          <m:t>z</m:t>
                        </w:ins>
                      </m:r>
                    </m:e>
                  </m:acc>
                </m:e>
                <m:sub>
                  <m:r>
                    <w:ins w:id="331" w:author="Omar R Abuodeh" w:date="2023-04-13T13:00:00Z">
                      <w:rPr>
                        <w:rFonts w:ascii="Cambria Math" w:hAnsi="Cambria Math"/>
                        <w:noProof/>
                      </w:rPr>
                      <m:t>F</m:t>
                    </w:ins>
                  </m:r>
                </m:sub>
              </m:sSub>
            </m:e>
          </m:nary>
        </m:oMath>
      </m:oMathPara>
    </w:p>
    <w:p w14:paraId="6DEDB368" w14:textId="77777777" w:rsidR="00CB308D" w:rsidRDefault="00CB308D" w:rsidP="00CB308D">
      <w:pPr>
        <w:rPr>
          <w:ins w:id="332" w:author="Omar R Abuodeh" w:date="2023-04-13T13:00:00Z"/>
          <w:noProof/>
        </w:rPr>
      </w:pPr>
    </w:p>
    <w:p w14:paraId="53088FB8" w14:textId="77777777" w:rsidR="00CB308D" w:rsidRPr="006E5B3B" w:rsidRDefault="00CB308D" w:rsidP="00CB308D">
      <w:pPr>
        <w:rPr>
          <w:ins w:id="333" w:author="Omar R Abuodeh" w:date="2023-04-13T13:00:00Z"/>
          <w:rFonts w:eastAsiaTheme="minorEastAsia"/>
          <w:noProof/>
        </w:rPr>
      </w:pPr>
      <m:oMathPara>
        <m:oMath>
          <m:sSub>
            <m:sSubPr>
              <m:ctrlPr>
                <w:ins w:id="334" w:author="Omar R Abuodeh" w:date="2023-04-13T13:00:00Z">
                  <w:rPr>
                    <w:rFonts w:ascii="Cambria Math" w:eastAsiaTheme="minorEastAsia" w:hAnsi="Cambria Math"/>
                    <w:i/>
                    <w:noProof/>
                  </w:rPr>
                </w:ins>
              </m:ctrlPr>
            </m:sSubPr>
            <m:e>
              <m:r>
                <w:ins w:id="335" w:author="Omar R Abuodeh" w:date="2023-04-13T13:00:00Z">
                  <w:rPr>
                    <w:rFonts w:ascii="Cambria Math" w:eastAsiaTheme="minorEastAsia" w:hAnsi="Cambria Math"/>
                    <w:noProof/>
                  </w:rPr>
                  <m:t>z</m:t>
                </w:ins>
              </m:r>
            </m:e>
            <m:sub>
              <m:r>
                <w:ins w:id="336" w:author="Omar R Abuodeh" w:date="2023-04-13T13:00:00Z">
                  <w:rPr>
                    <w:rFonts w:ascii="Cambria Math" w:eastAsiaTheme="minorEastAsia" w:hAnsi="Cambria Math"/>
                    <w:noProof/>
                  </w:rPr>
                  <m:t>b</m:t>
                </w:ins>
              </m:r>
            </m:sub>
          </m:sSub>
          <m:sSub>
            <m:sSubPr>
              <m:ctrlPr>
                <w:ins w:id="337" w:author="Omar R Abuodeh" w:date="2023-04-13T13:00:00Z">
                  <w:rPr>
                    <w:rFonts w:ascii="Cambria Math" w:eastAsiaTheme="minorEastAsia" w:hAnsi="Cambria Math"/>
                    <w:i/>
                    <w:noProof/>
                  </w:rPr>
                </w:ins>
              </m:ctrlPr>
            </m:sSubPr>
            <m:e>
              <m:r>
                <w:ins w:id="338" w:author="Omar R Abuodeh" w:date="2023-04-13T13:00:00Z">
                  <w:rPr>
                    <w:rFonts w:ascii="Cambria Math" w:eastAsiaTheme="minorEastAsia" w:hAnsi="Cambria Math"/>
                    <w:noProof/>
                  </w:rPr>
                  <m:t>K</m:t>
                </w:ins>
              </m:r>
            </m:e>
            <m:sub>
              <m:r>
                <w:ins w:id="339" w:author="Omar R Abuodeh" w:date="2023-04-13T13:00:00Z">
                  <w:rPr>
                    <w:rFonts w:ascii="Cambria Math" w:eastAsiaTheme="minorEastAsia" w:hAnsi="Cambria Math"/>
                    <w:noProof/>
                  </w:rPr>
                  <m:t>FS</m:t>
                </w:ins>
              </m:r>
            </m:sub>
          </m:sSub>
          <m:r>
            <w:ins w:id="340" w:author="Omar R Abuodeh" w:date="2023-04-13T13:00:00Z">
              <w:rPr>
                <w:rFonts w:ascii="Cambria Math" w:eastAsiaTheme="minorEastAsia" w:hAnsi="Cambria Math"/>
                <w:noProof/>
              </w:rPr>
              <m:t>-</m:t>
            </w:ins>
          </m:r>
          <m:sSub>
            <m:sSubPr>
              <m:ctrlPr>
                <w:ins w:id="341" w:author="Omar R Abuodeh" w:date="2023-04-13T13:00:00Z">
                  <w:rPr>
                    <w:rFonts w:ascii="Cambria Math" w:eastAsiaTheme="minorEastAsia" w:hAnsi="Cambria Math"/>
                    <w:i/>
                    <w:noProof/>
                  </w:rPr>
                </w:ins>
              </m:ctrlPr>
            </m:sSubPr>
            <m:e>
              <m:r>
                <w:ins w:id="342" w:author="Omar R Abuodeh" w:date="2023-04-13T13:00:00Z">
                  <w:rPr>
                    <w:rFonts w:ascii="Cambria Math" w:eastAsiaTheme="minorEastAsia" w:hAnsi="Cambria Math"/>
                    <w:noProof/>
                  </w:rPr>
                  <m:t>∅</m:t>
                </w:ins>
              </m:r>
            </m:e>
            <m:sub>
              <m:r>
                <w:ins w:id="343" w:author="Omar R Abuodeh" w:date="2023-04-13T13:00:00Z">
                  <w:rPr>
                    <w:rFonts w:ascii="Cambria Math" w:eastAsiaTheme="minorEastAsia" w:hAnsi="Cambria Math"/>
                    <w:noProof/>
                  </w:rPr>
                  <m:t>b</m:t>
                </w:ins>
              </m:r>
            </m:sub>
          </m:sSub>
          <m:sSub>
            <m:sSubPr>
              <m:ctrlPr>
                <w:ins w:id="344" w:author="Omar R Abuodeh" w:date="2023-04-13T13:00:00Z">
                  <w:rPr>
                    <w:rFonts w:ascii="Cambria Math" w:eastAsiaTheme="minorEastAsia" w:hAnsi="Cambria Math"/>
                    <w:i/>
                    <w:noProof/>
                  </w:rPr>
                </w:ins>
              </m:ctrlPr>
            </m:sSubPr>
            <m:e>
              <m:r>
                <w:ins w:id="345" w:author="Omar R Abuodeh" w:date="2023-04-13T13:00:00Z">
                  <w:rPr>
                    <w:rFonts w:ascii="Cambria Math" w:eastAsiaTheme="minorEastAsia" w:hAnsi="Cambria Math"/>
                    <w:noProof/>
                  </w:rPr>
                  <m:t>K</m:t>
                </w:ins>
              </m:r>
            </m:e>
            <m:sub>
              <m:r>
                <w:ins w:id="346" w:author="Omar R Abuodeh" w:date="2023-04-13T13:00:00Z">
                  <w:rPr>
                    <w:rFonts w:ascii="Cambria Math" w:eastAsiaTheme="minorEastAsia" w:hAnsi="Cambria Math"/>
                    <w:noProof/>
                  </w:rPr>
                  <m:t>FS</m:t>
                </w:ins>
              </m:r>
            </m:sub>
          </m:sSub>
          <m:r>
            <w:ins w:id="347" w:author="Omar R Abuodeh" w:date="2023-04-13T13:00:00Z">
              <w:rPr>
                <w:rFonts w:ascii="Cambria Math" w:eastAsiaTheme="minorEastAsia" w:hAnsi="Cambria Math"/>
                <w:noProof/>
              </w:rPr>
              <m:t>a-</m:t>
            </w:ins>
          </m:r>
          <m:sSub>
            <m:sSubPr>
              <m:ctrlPr>
                <w:ins w:id="348" w:author="Omar R Abuodeh" w:date="2023-04-13T13:00:00Z">
                  <w:rPr>
                    <w:rFonts w:ascii="Cambria Math" w:eastAsiaTheme="minorEastAsia" w:hAnsi="Cambria Math"/>
                    <w:i/>
                    <w:noProof/>
                  </w:rPr>
                </w:ins>
              </m:ctrlPr>
            </m:sSubPr>
            <m:e>
              <m:r>
                <w:ins w:id="349" w:author="Omar R Abuodeh" w:date="2023-04-13T13:00:00Z">
                  <w:rPr>
                    <w:rFonts w:ascii="Cambria Math" w:eastAsiaTheme="minorEastAsia" w:hAnsi="Cambria Math"/>
                    <w:noProof/>
                  </w:rPr>
                  <m:t>z</m:t>
                </w:ins>
              </m:r>
            </m:e>
            <m:sub>
              <m:r>
                <w:ins w:id="350" w:author="Omar R Abuodeh" w:date="2023-04-13T13:00:00Z">
                  <w:rPr>
                    <w:rFonts w:ascii="Cambria Math" w:eastAsiaTheme="minorEastAsia" w:hAnsi="Cambria Math"/>
                    <w:noProof/>
                  </w:rPr>
                  <m:t>F</m:t>
                </w:ins>
              </m:r>
            </m:sub>
          </m:sSub>
          <m:d>
            <m:dPr>
              <m:ctrlPr>
                <w:ins w:id="351" w:author="Omar R Abuodeh" w:date="2023-04-13T13:00:00Z">
                  <w:rPr>
                    <w:rFonts w:ascii="Cambria Math" w:eastAsiaTheme="minorEastAsia" w:hAnsi="Cambria Math"/>
                    <w:i/>
                    <w:noProof/>
                  </w:rPr>
                </w:ins>
              </m:ctrlPr>
            </m:dPr>
            <m:e>
              <m:sSub>
                <m:sSubPr>
                  <m:ctrlPr>
                    <w:ins w:id="352" w:author="Omar R Abuodeh" w:date="2023-04-13T13:00:00Z">
                      <w:rPr>
                        <w:rFonts w:ascii="Cambria Math" w:eastAsiaTheme="minorEastAsia" w:hAnsi="Cambria Math"/>
                        <w:i/>
                        <w:noProof/>
                      </w:rPr>
                    </w:ins>
                  </m:ctrlPr>
                </m:sSubPr>
                <m:e>
                  <m:r>
                    <w:ins w:id="353" w:author="Omar R Abuodeh" w:date="2023-04-13T13:00:00Z">
                      <w:rPr>
                        <w:rFonts w:ascii="Cambria Math" w:eastAsiaTheme="minorEastAsia" w:hAnsi="Cambria Math"/>
                        <w:noProof/>
                      </w:rPr>
                      <m:t>K</m:t>
                    </w:ins>
                  </m:r>
                </m:e>
                <m:sub>
                  <m:r>
                    <w:ins w:id="354" w:author="Omar R Abuodeh" w:date="2023-04-13T13:00:00Z">
                      <w:rPr>
                        <w:rFonts w:ascii="Cambria Math" w:eastAsiaTheme="minorEastAsia" w:hAnsi="Cambria Math"/>
                        <w:noProof/>
                      </w:rPr>
                      <m:t>FT</m:t>
                    </w:ins>
                  </m:r>
                </m:sub>
              </m:sSub>
              <m:r>
                <w:ins w:id="355" w:author="Omar R Abuodeh" w:date="2023-04-13T13:00:00Z">
                  <w:rPr>
                    <w:rFonts w:ascii="Cambria Math" w:eastAsiaTheme="minorEastAsia" w:hAnsi="Cambria Math"/>
                    <w:noProof/>
                  </w:rPr>
                  <m:t>+</m:t>
                </w:ins>
              </m:r>
              <m:sSub>
                <m:sSubPr>
                  <m:ctrlPr>
                    <w:ins w:id="356" w:author="Omar R Abuodeh" w:date="2023-04-13T13:00:00Z">
                      <w:rPr>
                        <w:rFonts w:ascii="Cambria Math" w:eastAsiaTheme="minorEastAsia" w:hAnsi="Cambria Math"/>
                        <w:i/>
                        <w:noProof/>
                      </w:rPr>
                    </w:ins>
                  </m:ctrlPr>
                </m:sSubPr>
                <m:e>
                  <m:r>
                    <w:ins w:id="357" w:author="Omar R Abuodeh" w:date="2023-04-13T13:00:00Z">
                      <w:rPr>
                        <w:rFonts w:ascii="Cambria Math" w:eastAsiaTheme="minorEastAsia" w:hAnsi="Cambria Math"/>
                        <w:noProof/>
                      </w:rPr>
                      <m:t>K</m:t>
                    </w:ins>
                  </m:r>
                </m:e>
                <m:sub>
                  <m:r>
                    <w:ins w:id="358" w:author="Omar R Abuodeh" w:date="2023-04-13T13:00:00Z">
                      <w:rPr>
                        <w:rFonts w:ascii="Cambria Math" w:eastAsiaTheme="minorEastAsia" w:hAnsi="Cambria Math"/>
                        <w:noProof/>
                      </w:rPr>
                      <m:t>FS</m:t>
                    </w:ins>
                  </m:r>
                </m:sub>
              </m:sSub>
            </m:e>
          </m:d>
          <m:r>
            <w:ins w:id="359" w:author="Omar R Abuodeh" w:date="2023-04-13T13:00:00Z">
              <w:rPr>
                <w:rFonts w:ascii="Cambria Math" w:eastAsiaTheme="minorEastAsia" w:hAnsi="Cambria Math"/>
                <w:noProof/>
              </w:rPr>
              <m:t>+</m:t>
            </w:ins>
          </m:r>
          <m:sSub>
            <m:sSubPr>
              <m:ctrlPr>
                <w:ins w:id="360" w:author="Omar R Abuodeh" w:date="2023-04-13T13:00:00Z">
                  <w:rPr>
                    <w:rFonts w:ascii="Cambria Math" w:eastAsiaTheme="minorEastAsia" w:hAnsi="Cambria Math"/>
                    <w:i/>
                    <w:noProof/>
                  </w:rPr>
                </w:ins>
              </m:ctrlPr>
            </m:sSubPr>
            <m:e>
              <m:acc>
                <m:accPr>
                  <m:chr m:val="̇"/>
                  <m:ctrlPr>
                    <w:ins w:id="361" w:author="Omar R Abuodeh" w:date="2023-04-13T13:00:00Z">
                      <w:rPr>
                        <w:rFonts w:ascii="Cambria Math" w:eastAsiaTheme="minorEastAsia" w:hAnsi="Cambria Math"/>
                        <w:i/>
                        <w:noProof/>
                      </w:rPr>
                    </w:ins>
                  </m:ctrlPr>
                </m:accPr>
                <m:e>
                  <m:r>
                    <w:ins w:id="362" w:author="Omar R Abuodeh" w:date="2023-04-13T13:00:00Z">
                      <w:rPr>
                        <w:rFonts w:ascii="Cambria Math" w:eastAsiaTheme="minorEastAsia" w:hAnsi="Cambria Math"/>
                        <w:noProof/>
                      </w:rPr>
                      <m:t>z</m:t>
                    </w:ins>
                  </m:r>
                </m:e>
              </m:acc>
            </m:e>
            <m:sub>
              <m:r>
                <w:ins w:id="363" w:author="Omar R Abuodeh" w:date="2023-04-13T13:00:00Z">
                  <w:rPr>
                    <w:rFonts w:ascii="Cambria Math" w:eastAsiaTheme="minorEastAsia" w:hAnsi="Cambria Math"/>
                    <w:noProof/>
                  </w:rPr>
                  <m:t>b</m:t>
                </w:ins>
              </m:r>
            </m:sub>
          </m:sSub>
          <m:sSub>
            <m:sSubPr>
              <m:ctrlPr>
                <w:ins w:id="364" w:author="Omar R Abuodeh" w:date="2023-04-13T13:00:00Z">
                  <w:rPr>
                    <w:rFonts w:ascii="Cambria Math" w:eastAsiaTheme="minorEastAsia" w:hAnsi="Cambria Math"/>
                    <w:i/>
                    <w:noProof/>
                  </w:rPr>
                </w:ins>
              </m:ctrlPr>
            </m:sSubPr>
            <m:e>
              <m:r>
                <w:ins w:id="365" w:author="Omar R Abuodeh" w:date="2023-04-13T13:00:00Z">
                  <w:rPr>
                    <w:rFonts w:ascii="Cambria Math" w:eastAsiaTheme="minorEastAsia" w:hAnsi="Cambria Math"/>
                    <w:noProof/>
                  </w:rPr>
                  <m:t>C</m:t>
                </w:ins>
              </m:r>
            </m:e>
            <m:sub>
              <m:r>
                <w:ins w:id="366" w:author="Omar R Abuodeh" w:date="2023-04-13T13:00:00Z">
                  <w:rPr>
                    <w:rFonts w:ascii="Cambria Math" w:eastAsiaTheme="minorEastAsia" w:hAnsi="Cambria Math"/>
                    <w:noProof/>
                  </w:rPr>
                  <m:t>FS</m:t>
                </w:ins>
              </m:r>
            </m:sub>
          </m:sSub>
          <m:r>
            <w:ins w:id="367" w:author="Omar R Abuodeh" w:date="2023-04-13T13:00:00Z">
              <w:rPr>
                <w:rFonts w:ascii="Cambria Math" w:eastAsiaTheme="minorEastAsia" w:hAnsi="Cambria Math"/>
                <w:noProof/>
              </w:rPr>
              <m:t>-</m:t>
            </w:ins>
          </m:r>
          <m:sSub>
            <m:sSubPr>
              <m:ctrlPr>
                <w:ins w:id="368" w:author="Omar R Abuodeh" w:date="2023-04-13T13:00:00Z">
                  <w:rPr>
                    <w:rFonts w:ascii="Cambria Math" w:eastAsiaTheme="minorEastAsia" w:hAnsi="Cambria Math"/>
                    <w:i/>
                    <w:noProof/>
                  </w:rPr>
                </w:ins>
              </m:ctrlPr>
            </m:sSubPr>
            <m:e>
              <m:acc>
                <m:accPr>
                  <m:chr m:val="̇"/>
                  <m:ctrlPr>
                    <w:ins w:id="369" w:author="Omar R Abuodeh" w:date="2023-04-13T13:00:00Z">
                      <w:rPr>
                        <w:rFonts w:ascii="Cambria Math" w:eastAsiaTheme="minorEastAsia" w:hAnsi="Cambria Math"/>
                        <w:i/>
                        <w:noProof/>
                      </w:rPr>
                    </w:ins>
                  </m:ctrlPr>
                </m:accPr>
                <m:e>
                  <m:r>
                    <w:ins w:id="370" w:author="Omar R Abuodeh" w:date="2023-04-13T13:00:00Z">
                      <w:rPr>
                        <w:rFonts w:ascii="Cambria Math" w:eastAsiaTheme="minorEastAsia" w:hAnsi="Cambria Math"/>
                        <w:noProof/>
                      </w:rPr>
                      <m:t>∅</m:t>
                    </w:ins>
                  </m:r>
                </m:e>
              </m:acc>
            </m:e>
            <m:sub>
              <m:r>
                <w:ins w:id="371" w:author="Omar R Abuodeh" w:date="2023-04-13T13:00:00Z">
                  <w:rPr>
                    <w:rFonts w:ascii="Cambria Math" w:eastAsiaTheme="minorEastAsia" w:hAnsi="Cambria Math"/>
                    <w:noProof/>
                  </w:rPr>
                  <m:t>b</m:t>
                </w:ins>
              </m:r>
            </m:sub>
          </m:sSub>
          <m:sSub>
            <m:sSubPr>
              <m:ctrlPr>
                <w:ins w:id="372" w:author="Omar R Abuodeh" w:date="2023-04-13T13:00:00Z">
                  <w:rPr>
                    <w:rFonts w:ascii="Cambria Math" w:eastAsiaTheme="minorEastAsia" w:hAnsi="Cambria Math"/>
                    <w:i/>
                    <w:noProof/>
                  </w:rPr>
                </w:ins>
              </m:ctrlPr>
            </m:sSubPr>
            <m:e>
              <m:r>
                <w:ins w:id="373" w:author="Omar R Abuodeh" w:date="2023-04-13T13:00:00Z">
                  <w:rPr>
                    <w:rFonts w:ascii="Cambria Math" w:eastAsiaTheme="minorEastAsia" w:hAnsi="Cambria Math"/>
                    <w:noProof/>
                  </w:rPr>
                  <m:t>C</m:t>
                </w:ins>
              </m:r>
            </m:e>
            <m:sub>
              <m:r>
                <w:ins w:id="374" w:author="Omar R Abuodeh" w:date="2023-04-13T13:00:00Z">
                  <w:rPr>
                    <w:rFonts w:ascii="Cambria Math" w:eastAsiaTheme="minorEastAsia" w:hAnsi="Cambria Math"/>
                    <w:noProof/>
                  </w:rPr>
                  <m:t>FS</m:t>
                </w:ins>
              </m:r>
            </m:sub>
          </m:sSub>
          <m:r>
            <w:ins w:id="375" w:author="Omar R Abuodeh" w:date="2023-04-13T13:00:00Z">
              <w:rPr>
                <w:rFonts w:ascii="Cambria Math" w:eastAsiaTheme="minorEastAsia" w:hAnsi="Cambria Math"/>
                <w:noProof/>
              </w:rPr>
              <m:t>a-</m:t>
            </w:ins>
          </m:r>
          <m:sSub>
            <m:sSubPr>
              <m:ctrlPr>
                <w:ins w:id="376" w:author="Omar R Abuodeh" w:date="2023-04-13T13:00:00Z">
                  <w:rPr>
                    <w:rFonts w:ascii="Cambria Math" w:eastAsiaTheme="minorEastAsia" w:hAnsi="Cambria Math"/>
                    <w:i/>
                    <w:noProof/>
                  </w:rPr>
                </w:ins>
              </m:ctrlPr>
            </m:sSubPr>
            <m:e>
              <m:acc>
                <m:accPr>
                  <m:chr m:val="̇"/>
                  <m:ctrlPr>
                    <w:ins w:id="377" w:author="Omar R Abuodeh" w:date="2023-04-13T13:00:00Z">
                      <w:rPr>
                        <w:rFonts w:ascii="Cambria Math" w:eastAsiaTheme="minorEastAsia" w:hAnsi="Cambria Math"/>
                        <w:i/>
                        <w:noProof/>
                      </w:rPr>
                    </w:ins>
                  </m:ctrlPr>
                </m:accPr>
                <m:e>
                  <m:r>
                    <w:ins w:id="378" w:author="Omar R Abuodeh" w:date="2023-04-13T13:00:00Z">
                      <w:rPr>
                        <w:rFonts w:ascii="Cambria Math" w:eastAsiaTheme="minorEastAsia" w:hAnsi="Cambria Math"/>
                        <w:noProof/>
                      </w:rPr>
                      <m:t>z</m:t>
                    </w:ins>
                  </m:r>
                </m:e>
              </m:acc>
            </m:e>
            <m:sub>
              <m:r>
                <w:ins w:id="379" w:author="Omar R Abuodeh" w:date="2023-04-13T13:00:00Z">
                  <w:rPr>
                    <w:rFonts w:ascii="Cambria Math" w:eastAsiaTheme="minorEastAsia" w:hAnsi="Cambria Math"/>
                    <w:noProof/>
                  </w:rPr>
                  <m:t>F</m:t>
                </w:ins>
              </m:r>
            </m:sub>
          </m:sSub>
          <m:d>
            <m:dPr>
              <m:ctrlPr>
                <w:ins w:id="380" w:author="Omar R Abuodeh" w:date="2023-04-13T13:00:00Z">
                  <w:rPr>
                    <w:rFonts w:ascii="Cambria Math" w:eastAsiaTheme="minorEastAsia" w:hAnsi="Cambria Math"/>
                    <w:i/>
                    <w:noProof/>
                  </w:rPr>
                </w:ins>
              </m:ctrlPr>
            </m:dPr>
            <m:e>
              <m:sSub>
                <m:sSubPr>
                  <m:ctrlPr>
                    <w:ins w:id="381" w:author="Omar R Abuodeh" w:date="2023-04-13T13:00:00Z">
                      <w:rPr>
                        <w:rFonts w:ascii="Cambria Math" w:eastAsiaTheme="minorEastAsia" w:hAnsi="Cambria Math"/>
                        <w:i/>
                        <w:noProof/>
                      </w:rPr>
                    </w:ins>
                  </m:ctrlPr>
                </m:sSubPr>
                <m:e>
                  <m:r>
                    <w:ins w:id="382" w:author="Omar R Abuodeh" w:date="2023-04-13T13:00:00Z">
                      <w:rPr>
                        <w:rFonts w:ascii="Cambria Math" w:eastAsiaTheme="minorEastAsia" w:hAnsi="Cambria Math"/>
                        <w:noProof/>
                      </w:rPr>
                      <m:t>C</m:t>
                    </w:ins>
                  </m:r>
                </m:e>
                <m:sub>
                  <m:r>
                    <w:ins w:id="383" w:author="Omar R Abuodeh" w:date="2023-04-13T13:00:00Z">
                      <w:rPr>
                        <w:rFonts w:ascii="Cambria Math" w:eastAsiaTheme="minorEastAsia" w:hAnsi="Cambria Math"/>
                        <w:noProof/>
                      </w:rPr>
                      <m:t>FT</m:t>
                    </w:ins>
                  </m:r>
                </m:sub>
              </m:sSub>
              <m:r>
                <w:ins w:id="384" w:author="Omar R Abuodeh" w:date="2023-04-13T13:00:00Z">
                  <w:rPr>
                    <w:rFonts w:ascii="Cambria Math" w:eastAsiaTheme="minorEastAsia" w:hAnsi="Cambria Math"/>
                    <w:noProof/>
                  </w:rPr>
                  <m:t>+</m:t>
                </w:ins>
              </m:r>
              <m:sSub>
                <m:sSubPr>
                  <m:ctrlPr>
                    <w:ins w:id="385" w:author="Omar R Abuodeh" w:date="2023-04-13T13:00:00Z">
                      <w:rPr>
                        <w:rFonts w:ascii="Cambria Math" w:eastAsiaTheme="minorEastAsia" w:hAnsi="Cambria Math"/>
                        <w:i/>
                        <w:noProof/>
                      </w:rPr>
                    </w:ins>
                  </m:ctrlPr>
                </m:sSubPr>
                <m:e>
                  <m:r>
                    <w:ins w:id="386" w:author="Omar R Abuodeh" w:date="2023-04-13T13:00:00Z">
                      <w:rPr>
                        <w:rFonts w:ascii="Cambria Math" w:eastAsiaTheme="minorEastAsia" w:hAnsi="Cambria Math"/>
                        <w:noProof/>
                      </w:rPr>
                      <m:t>C</m:t>
                    </w:ins>
                  </m:r>
                </m:e>
                <m:sub>
                  <m:r>
                    <w:ins w:id="387" w:author="Omar R Abuodeh" w:date="2023-04-13T13:00:00Z">
                      <w:rPr>
                        <w:rFonts w:ascii="Cambria Math" w:eastAsiaTheme="minorEastAsia" w:hAnsi="Cambria Math"/>
                        <w:noProof/>
                      </w:rPr>
                      <m:t>FS</m:t>
                    </w:ins>
                  </m:r>
                </m:sub>
              </m:sSub>
            </m:e>
          </m:d>
          <m:r>
            <w:ins w:id="388" w:author="Omar R Abuodeh" w:date="2023-04-13T13:00:00Z">
              <w:rPr>
                <w:rFonts w:ascii="Cambria Math" w:eastAsiaTheme="minorEastAsia" w:hAnsi="Cambria Math"/>
                <w:noProof/>
              </w:rPr>
              <m:t>=</m:t>
            </w:ins>
          </m:r>
          <m:sSub>
            <m:sSubPr>
              <m:ctrlPr>
                <w:ins w:id="389" w:author="Omar R Abuodeh" w:date="2023-04-13T13:00:00Z">
                  <w:rPr>
                    <w:rFonts w:ascii="Cambria Math" w:eastAsiaTheme="minorEastAsia" w:hAnsi="Cambria Math"/>
                    <w:i/>
                    <w:noProof/>
                  </w:rPr>
                </w:ins>
              </m:ctrlPr>
            </m:sSubPr>
            <m:e>
              <m:r>
                <w:ins w:id="390" w:author="Omar R Abuodeh" w:date="2023-04-13T13:00:00Z">
                  <w:rPr>
                    <w:rFonts w:ascii="Cambria Math" w:eastAsiaTheme="minorEastAsia" w:hAnsi="Cambria Math"/>
                    <w:noProof/>
                  </w:rPr>
                  <m:t>M</m:t>
                </w:ins>
              </m:r>
            </m:e>
            <m:sub>
              <m:r>
                <w:ins w:id="391" w:author="Omar R Abuodeh" w:date="2023-04-13T13:00:00Z">
                  <w:rPr>
                    <w:rFonts w:ascii="Cambria Math" w:eastAsiaTheme="minorEastAsia" w:hAnsi="Cambria Math"/>
                    <w:noProof/>
                  </w:rPr>
                  <m:t>F</m:t>
                </w:ins>
              </m:r>
            </m:sub>
          </m:sSub>
          <m:sSub>
            <m:sSubPr>
              <m:ctrlPr>
                <w:ins w:id="392" w:author="Omar R Abuodeh" w:date="2023-04-13T13:00:00Z">
                  <w:rPr>
                    <w:rFonts w:ascii="Cambria Math" w:eastAsiaTheme="minorEastAsia" w:hAnsi="Cambria Math"/>
                    <w:i/>
                    <w:noProof/>
                  </w:rPr>
                </w:ins>
              </m:ctrlPr>
            </m:sSubPr>
            <m:e>
              <m:acc>
                <m:accPr>
                  <m:chr m:val="̈"/>
                  <m:ctrlPr>
                    <w:ins w:id="393" w:author="Omar R Abuodeh" w:date="2023-04-13T13:00:00Z">
                      <w:rPr>
                        <w:rFonts w:ascii="Cambria Math" w:eastAsiaTheme="minorEastAsia" w:hAnsi="Cambria Math"/>
                        <w:i/>
                        <w:noProof/>
                      </w:rPr>
                    </w:ins>
                  </m:ctrlPr>
                </m:accPr>
                <m:e>
                  <m:r>
                    <w:ins w:id="394" w:author="Omar R Abuodeh" w:date="2023-04-13T13:00:00Z">
                      <w:rPr>
                        <w:rFonts w:ascii="Cambria Math" w:eastAsiaTheme="minorEastAsia" w:hAnsi="Cambria Math"/>
                        <w:noProof/>
                      </w:rPr>
                      <m:t>z</m:t>
                    </w:ins>
                  </m:r>
                </m:e>
              </m:acc>
            </m:e>
            <m:sub>
              <m:r>
                <w:ins w:id="395" w:author="Omar R Abuodeh" w:date="2023-04-13T13:00:00Z">
                  <w:rPr>
                    <w:rFonts w:ascii="Cambria Math" w:eastAsiaTheme="minorEastAsia" w:hAnsi="Cambria Math"/>
                    <w:noProof/>
                  </w:rPr>
                  <m:t>F</m:t>
                </w:ins>
              </m:r>
            </m:sub>
          </m:sSub>
        </m:oMath>
      </m:oMathPara>
    </w:p>
    <w:p w14:paraId="0A7E7843" w14:textId="77777777" w:rsidR="00CB308D" w:rsidRPr="0048167E" w:rsidRDefault="00CB308D" w:rsidP="00CB308D">
      <w:pPr>
        <w:rPr>
          <w:ins w:id="396" w:author="Omar R Abuodeh" w:date="2023-04-13T13:00:00Z"/>
          <w:rFonts w:eastAsiaTheme="minorEastAsia"/>
          <w:noProof/>
        </w:rPr>
      </w:pPr>
    </w:p>
    <w:p w14:paraId="30D863D4" w14:textId="77777777" w:rsidR="00CB308D" w:rsidRDefault="00CB308D" w:rsidP="00CB308D">
      <w:pPr>
        <w:pStyle w:val="ListParagraph"/>
        <w:numPr>
          <w:ilvl w:val="0"/>
          <w:numId w:val="5"/>
        </w:numPr>
        <w:rPr>
          <w:ins w:id="397" w:author="Omar R Abuodeh" w:date="2023-04-13T13:00:00Z"/>
          <w:noProof/>
        </w:rPr>
      </w:pPr>
      <w:ins w:id="398" w:author="Omar R Abuodeh" w:date="2023-04-13T13:00:00Z">
        <w:r>
          <w:rPr>
            <w:noProof/>
          </w:rPr>
          <w:t>Rear wheel bounce:</w:t>
        </w:r>
      </w:ins>
    </w:p>
    <w:p w14:paraId="787A8C69" w14:textId="77777777" w:rsidR="00CB308D" w:rsidRDefault="00CB308D" w:rsidP="00CB308D">
      <w:pPr>
        <w:rPr>
          <w:ins w:id="399" w:author="Omar R Abuodeh" w:date="2023-04-13T13:00:00Z"/>
          <w:noProof/>
        </w:rPr>
      </w:pPr>
    </w:p>
    <w:p w14:paraId="10699487" w14:textId="77777777" w:rsidR="00CB308D" w:rsidRPr="006E5B3B" w:rsidRDefault="00CB308D" w:rsidP="00CB308D">
      <w:pPr>
        <w:rPr>
          <w:ins w:id="400" w:author="Omar R Abuodeh" w:date="2023-04-13T13:00:00Z"/>
          <w:rFonts w:eastAsiaTheme="minorEastAsia"/>
          <w:noProof/>
        </w:rPr>
      </w:pPr>
      <m:oMathPara>
        <m:oMath>
          <m:nary>
            <m:naryPr>
              <m:chr m:val="∑"/>
              <m:limLoc m:val="undOvr"/>
              <m:subHide m:val="1"/>
              <m:supHide m:val="1"/>
              <m:ctrlPr>
                <w:ins w:id="401" w:author="Omar R Abuodeh" w:date="2023-04-13T13:00:00Z">
                  <w:rPr>
                    <w:rFonts w:ascii="Cambria Math" w:hAnsi="Cambria Math"/>
                    <w:i/>
                    <w:noProof/>
                  </w:rPr>
                </w:ins>
              </m:ctrlPr>
            </m:naryPr>
            <m:sub/>
            <m:sup/>
            <m:e>
              <m:sSub>
                <m:sSubPr>
                  <m:ctrlPr>
                    <w:ins w:id="402" w:author="Omar R Abuodeh" w:date="2023-04-13T13:00:00Z">
                      <w:rPr>
                        <w:rFonts w:ascii="Cambria Math" w:hAnsi="Cambria Math"/>
                        <w:i/>
                        <w:noProof/>
                      </w:rPr>
                    </w:ins>
                  </m:ctrlPr>
                </m:sSubPr>
                <m:e>
                  <m:r>
                    <w:ins w:id="403" w:author="Omar R Abuodeh" w:date="2023-04-13T13:00:00Z">
                      <w:rPr>
                        <w:rFonts w:ascii="Cambria Math" w:hAnsi="Cambria Math"/>
                        <w:noProof/>
                      </w:rPr>
                      <m:t>F</m:t>
                    </w:ins>
                  </m:r>
                </m:e>
                <m:sub>
                  <m:r>
                    <w:ins w:id="404" w:author="Omar R Abuodeh" w:date="2023-04-13T13:00:00Z">
                      <w:rPr>
                        <w:rFonts w:ascii="Cambria Math" w:hAnsi="Cambria Math"/>
                        <w:noProof/>
                      </w:rPr>
                      <m:t>y</m:t>
                    </w:ins>
                  </m:r>
                </m:sub>
              </m:sSub>
              <m:r>
                <w:ins w:id="405" w:author="Omar R Abuodeh" w:date="2023-04-13T13:00:00Z">
                  <w:rPr>
                    <w:rFonts w:ascii="Cambria Math" w:hAnsi="Cambria Math"/>
                    <w:noProof/>
                  </w:rPr>
                  <m:t>=</m:t>
                </w:ins>
              </m:r>
              <m:sSub>
                <m:sSubPr>
                  <m:ctrlPr>
                    <w:ins w:id="406" w:author="Omar R Abuodeh" w:date="2023-04-13T13:00:00Z">
                      <w:rPr>
                        <w:rFonts w:ascii="Cambria Math" w:hAnsi="Cambria Math"/>
                        <w:i/>
                        <w:noProof/>
                      </w:rPr>
                    </w:ins>
                  </m:ctrlPr>
                </m:sSubPr>
                <m:e>
                  <m:r>
                    <w:ins w:id="407" w:author="Omar R Abuodeh" w:date="2023-04-13T13:00:00Z">
                      <w:rPr>
                        <w:rFonts w:ascii="Cambria Math" w:hAnsi="Cambria Math"/>
                        <w:noProof/>
                      </w:rPr>
                      <m:t>M</m:t>
                    </w:ins>
                  </m:r>
                </m:e>
                <m:sub>
                  <m:r>
                    <w:ins w:id="408" w:author="Omar R Abuodeh" w:date="2023-04-13T13:00:00Z">
                      <w:rPr>
                        <w:rFonts w:ascii="Cambria Math" w:hAnsi="Cambria Math"/>
                        <w:noProof/>
                      </w:rPr>
                      <m:t>R</m:t>
                    </w:ins>
                  </m:r>
                </m:sub>
              </m:sSub>
              <m:sSub>
                <m:sSubPr>
                  <m:ctrlPr>
                    <w:ins w:id="409" w:author="Omar R Abuodeh" w:date="2023-04-13T13:00:00Z">
                      <w:rPr>
                        <w:rFonts w:ascii="Cambria Math" w:hAnsi="Cambria Math"/>
                        <w:i/>
                        <w:noProof/>
                      </w:rPr>
                    </w:ins>
                  </m:ctrlPr>
                </m:sSubPr>
                <m:e>
                  <m:acc>
                    <m:accPr>
                      <m:chr m:val="̈"/>
                      <m:ctrlPr>
                        <w:ins w:id="410" w:author="Omar R Abuodeh" w:date="2023-04-13T13:00:00Z">
                          <w:rPr>
                            <w:rFonts w:ascii="Cambria Math" w:hAnsi="Cambria Math"/>
                            <w:i/>
                            <w:noProof/>
                          </w:rPr>
                        </w:ins>
                      </m:ctrlPr>
                    </m:accPr>
                    <m:e>
                      <m:r>
                        <w:ins w:id="411" w:author="Omar R Abuodeh" w:date="2023-04-13T13:00:00Z">
                          <w:rPr>
                            <w:rFonts w:ascii="Cambria Math" w:hAnsi="Cambria Math"/>
                            <w:noProof/>
                          </w:rPr>
                          <m:t>z</m:t>
                        </w:ins>
                      </m:r>
                    </m:e>
                  </m:acc>
                </m:e>
                <m:sub>
                  <m:r>
                    <w:ins w:id="412" w:author="Omar R Abuodeh" w:date="2023-04-13T13:00:00Z">
                      <w:rPr>
                        <w:rFonts w:ascii="Cambria Math" w:hAnsi="Cambria Math"/>
                        <w:noProof/>
                      </w:rPr>
                      <m:t>R</m:t>
                    </w:ins>
                  </m:r>
                </m:sub>
              </m:sSub>
            </m:e>
          </m:nary>
        </m:oMath>
      </m:oMathPara>
    </w:p>
    <w:p w14:paraId="3D73C69A" w14:textId="77777777" w:rsidR="00CB308D" w:rsidRDefault="00CB308D" w:rsidP="00CB308D">
      <w:pPr>
        <w:rPr>
          <w:ins w:id="413" w:author="Omar R Abuodeh" w:date="2023-04-13T13:00:00Z"/>
          <w:noProof/>
        </w:rPr>
      </w:pPr>
    </w:p>
    <w:p w14:paraId="1D96C755" w14:textId="77777777" w:rsidR="00CB308D" w:rsidRPr="006E5B3B" w:rsidRDefault="00CB308D" w:rsidP="00CB308D">
      <w:pPr>
        <w:rPr>
          <w:ins w:id="414" w:author="Omar R Abuodeh" w:date="2023-04-13T13:00:00Z"/>
          <w:rFonts w:eastAsiaTheme="minorEastAsia"/>
          <w:noProof/>
        </w:rPr>
      </w:pPr>
      <m:oMathPara>
        <m:oMath>
          <m:sSub>
            <m:sSubPr>
              <m:ctrlPr>
                <w:ins w:id="415" w:author="Omar R Abuodeh" w:date="2023-04-13T13:00:00Z">
                  <w:rPr>
                    <w:rFonts w:ascii="Cambria Math" w:eastAsiaTheme="minorEastAsia" w:hAnsi="Cambria Math"/>
                    <w:i/>
                    <w:noProof/>
                  </w:rPr>
                </w:ins>
              </m:ctrlPr>
            </m:sSubPr>
            <m:e>
              <m:r>
                <w:ins w:id="416" w:author="Omar R Abuodeh" w:date="2023-04-13T13:00:00Z">
                  <w:rPr>
                    <w:rFonts w:ascii="Cambria Math" w:eastAsiaTheme="minorEastAsia" w:hAnsi="Cambria Math"/>
                    <w:noProof/>
                  </w:rPr>
                  <m:t>z</m:t>
                </w:ins>
              </m:r>
            </m:e>
            <m:sub>
              <m:r>
                <w:ins w:id="417" w:author="Omar R Abuodeh" w:date="2023-04-13T13:00:00Z">
                  <w:rPr>
                    <w:rFonts w:ascii="Cambria Math" w:eastAsiaTheme="minorEastAsia" w:hAnsi="Cambria Math"/>
                    <w:noProof/>
                  </w:rPr>
                  <m:t>b</m:t>
                </w:ins>
              </m:r>
            </m:sub>
          </m:sSub>
          <m:sSub>
            <m:sSubPr>
              <m:ctrlPr>
                <w:ins w:id="418" w:author="Omar R Abuodeh" w:date="2023-04-13T13:00:00Z">
                  <w:rPr>
                    <w:rFonts w:ascii="Cambria Math" w:eastAsiaTheme="minorEastAsia" w:hAnsi="Cambria Math"/>
                    <w:i/>
                    <w:noProof/>
                  </w:rPr>
                </w:ins>
              </m:ctrlPr>
            </m:sSubPr>
            <m:e>
              <m:r>
                <w:ins w:id="419" w:author="Omar R Abuodeh" w:date="2023-04-13T13:00:00Z">
                  <w:rPr>
                    <w:rFonts w:ascii="Cambria Math" w:eastAsiaTheme="minorEastAsia" w:hAnsi="Cambria Math"/>
                    <w:noProof/>
                  </w:rPr>
                  <m:t>K</m:t>
                </w:ins>
              </m:r>
            </m:e>
            <m:sub>
              <m:r>
                <w:ins w:id="420" w:author="Omar R Abuodeh" w:date="2023-04-13T13:00:00Z">
                  <w:rPr>
                    <w:rFonts w:ascii="Cambria Math" w:eastAsiaTheme="minorEastAsia" w:hAnsi="Cambria Math"/>
                    <w:noProof/>
                  </w:rPr>
                  <m:t>RS</m:t>
                </w:ins>
              </m:r>
            </m:sub>
          </m:sSub>
          <m:r>
            <w:ins w:id="421" w:author="Omar R Abuodeh" w:date="2023-04-13T13:00:00Z">
              <w:rPr>
                <w:rFonts w:ascii="Cambria Math" w:eastAsiaTheme="minorEastAsia" w:hAnsi="Cambria Math"/>
                <w:noProof/>
              </w:rPr>
              <m:t>+</m:t>
            </w:ins>
          </m:r>
          <m:sSub>
            <m:sSubPr>
              <m:ctrlPr>
                <w:ins w:id="422" w:author="Omar R Abuodeh" w:date="2023-04-13T13:00:00Z">
                  <w:rPr>
                    <w:rFonts w:ascii="Cambria Math" w:eastAsiaTheme="minorEastAsia" w:hAnsi="Cambria Math"/>
                    <w:i/>
                    <w:noProof/>
                  </w:rPr>
                </w:ins>
              </m:ctrlPr>
            </m:sSubPr>
            <m:e>
              <m:r>
                <w:ins w:id="423" w:author="Omar R Abuodeh" w:date="2023-04-13T13:00:00Z">
                  <w:rPr>
                    <w:rFonts w:ascii="Cambria Math" w:eastAsiaTheme="minorEastAsia" w:hAnsi="Cambria Math"/>
                    <w:noProof/>
                  </w:rPr>
                  <m:t>∅</m:t>
                </w:ins>
              </m:r>
            </m:e>
            <m:sub>
              <m:r>
                <w:ins w:id="424" w:author="Omar R Abuodeh" w:date="2023-04-13T13:00:00Z">
                  <w:rPr>
                    <w:rFonts w:ascii="Cambria Math" w:eastAsiaTheme="minorEastAsia" w:hAnsi="Cambria Math"/>
                    <w:noProof/>
                  </w:rPr>
                  <m:t>b</m:t>
                </w:ins>
              </m:r>
            </m:sub>
          </m:sSub>
          <m:sSub>
            <m:sSubPr>
              <m:ctrlPr>
                <w:ins w:id="425" w:author="Omar R Abuodeh" w:date="2023-04-13T13:00:00Z">
                  <w:rPr>
                    <w:rFonts w:ascii="Cambria Math" w:eastAsiaTheme="minorEastAsia" w:hAnsi="Cambria Math"/>
                    <w:i/>
                    <w:noProof/>
                  </w:rPr>
                </w:ins>
              </m:ctrlPr>
            </m:sSubPr>
            <m:e>
              <m:r>
                <w:ins w:id="426" w:author="Omar R Abuodeh" w:date="2023-04-13T13:00:00Z">
                  <w:rPr>
                    <w:rFonts w:ascii="Cambria Math" w:eastAsiaTheme="minorEastAsia" w:hAnsi="Cambria Math"/>
                    <w:noProof/>
                  </w:rPr>
                  <m:t>K</m:t>
                </w:ins>
              </m:r>
            </m:e>
            <m:sub>
              <m:r>
                <w:ins w:id="427" w:author="Omar R Abuodeh" w:date="2023-04-13T13:00:00Z">
                  <w:rPr>
                    <w:rFonts w:ascii="Cambria Math" w:eastAsiaTheme="minorEastAsia" w:hAnsi="Cambria Math"/>
                    <w:noProof/>
                  </w:rPr>
                  <m:t>RS</m:t>
                </w:ins>
              </m:r>
            </m:sub>
          </m:sSub>
          <m:r>
            <w:ins w:id="428" w:author="Omar R Abuodeh" w:date="2023-04-13T13:00:00Z">
              <w:rPr>
                <w:rFonts w:ascii="Cambria Math" w:eastAsiaTheme="minorEastAsia" w:hAnsi="Cambria Math"/>
                <w:noProof/>
              </w:rPr>
              <m:t>b-</m:t>
            </w:ins>
          </m:r>
          <m:sSub>
            <m:sSubPr>
              <m:ctrlPr>
                <w:ins w:id="429" w:author="Omar R Abuodeh" w:date="2023-04-13T13:00:00Z">
                  <w:rPr>
                    <w:rFonts w:ascii="Cambria Math" w:eastAsiaTheme="minorEastAsia" w:hAnsi="Cambria Math"/>
                    <w:i/>
                    <w:noProof/>
                  </w:rPr>
                </w:ins>
              </m:ctrlPr>
            </m:sSubPr>
            <m:e>
              <m:r>
                <w:ins w:id="430" w:author="Omar R Abuodeh" w:date="2023-04-13T13:00:00Z">
                  <w:rPr>
                    <w:rFonts w:ascii="Cambria Math" w:eastAsiaTheme="minorEastAsia" w:hAnsi="Cambria Math"/>
                    <w:noProof/>
                  </w:rPr>
                  <m:t>z</m:t>
                </w:ins>
              </m:r>
            </m:e>
            <m:sub>
              <m:r>
                <w:ins w:id="431" w:author="Omar R Abuodeh" w:date="2023-04-13T13:00:00Z">
                  <w:rPr>
                    <w:rFonts w:ascii="Cambria Math" w:eastAsiaTheme="minorEastAsia" w:hAnsi="Cambria Math"/>
                    <w:noProof/>
                  </w:rPr>
                  <m:t>R</m:t>
                </w:ins>
              </m:r>
            </m:sub>
          </m:sSub>
          <m:d>
            <m:dPr>
              <m:ctrlPr>
                <w:ins w:id="432" w:author="Omar R Abuodeh" w:date="2023-04-13T13:00:00Z">
                  <w:rPr>
                    <w:rFonts w:ascii="Cambria Math" w:eastAsiaTheme="minorEastAsia" w:hAnsi="Cambria Math"/>
                    <w:i/>
                    <w:noProof/>
                  </w:rPr>
                </w:ins>
              </m:ctrlPr>
            </m:dPr>
            <m:e>
              <m:sSub>
                <m:sSubPr>
                  <m:ctrlPr>
                    <w:ins w:id="433" w:author="Omar R Abuodeh" w:date="2023-04-13T13:00:00Z">
                      <w:rPr>
                        <w:rFonts w:ascii="Cambria Math" w:eastAsiaTheme="minorEastAsia" w:hAnsi="Cambria Math"/>
                        <w:i/>
                        <w:noProof/>
                      </w:rPr>
                    </w:ins>
                  </m:ctrlPr>
                </m:sSubPr>
                <m:e>
                  <m:r>
                    <w:ins w:id="434" w:author="Omar R Abuodeh" w:date="2023-04-13T13:00:00Z">
                      <w:rPr>
                        <w:rFonts w:ascii="Cambria Math" w:eastAsiaTheme="minorEastAsia" w:hAnsi="Cambria Math"/>
                        <w:noProof/>
                      </w:rPr>
                      <m:t>K</m:t>
                    </w:ins>
                  </m:r>
                </m:e>
                <m:sub>
                  <m:r>
                    <w:ins w:id="435" w:author="Omar R Abuodeh" w:date="2023-04-13T13:00:00Z">
                      <w:rPr>
                        <w:rFonts w:ascii="Cambria Math" w:eastAsiaTheme="minorEastAsia" w:hAnsi="Cambria Math"/>
                        <w:noProof/>
                      </w:rPr>
                      <m:t>RT</m:t>
                    </w:ins>
                  </m:r>
                </m:sub>
              </m:sSub>
              <m:r>
                <w:ins w:id="436" w:author="Omar R Abuodeh" w:date="2023-04-13T13:00:00Z">
                  <w:rPr>
                    <w:rFonts w:ascii="Cambria Math" w:eastAsiaTheme="minorEastAsia" w:hAnsi="Cambria Math"/>
                    <w:noProof/>
                  </w:rPr>
                  <m:t>+</m:t>
                </w:ins>
              </m:r>
              <m:sSub>
                <m:sSubPr>
                  <m:ctrlPr>
                    <w:ins w:id="437" w:author="Omar R Abuodeh" w:date="2023-04-13T13:00:00Z">
                      <w:rPr>
                        <w:rFonts w:ascii="Cambria Math" w:eastAsiaTheme="minorEastAsia" w:hAnsi="Cambria Math"/>
                        <w:i/>
                        <w:noProof/>
                      </w:rPr>
                    </w:ins>
                  </m:ctrlPr>
                </m:sSubPr>
                <m:e>
                  <m:r>
                    <w:ins w:id="438" w:author="Omar R Abuodeh" w:date="2023-04-13T13:00:00Z">
                      <w:rPr>
                        <w:rFonts w:ascii="Cambria Math" w:eastAsiaTheme="minorEastAsia" w:hAnsi="Cambria Math"/>
                        <w:noProof/>
                      </w:rPr>
                      <m:t>K</m:t>
                    </w:ins>
                  </m:r>
                </m:e>
                <m:sub>
                  <m:r>
                    <w:ins w:id="439" w:author="Omar R Abuodeh" w:date="2023-04-13T13:00:00Z">
                      <w:rPr>
                        <w:rFonts w:ascii="Cambria Math" w:eastAsiaTheme="minorEastAsia" w:hAnsi="Cambria Math"/>
                        <w:noProof/>
                      </w:rPr>
                      <m:t>RS</m:t>
                    </w:ins>
                  </m:r>
                </m:sub>
              </m:sSub>
            </m:e>
          </m:d>
          <m:r>
            <w:ins w:id="440" w:author="Omar R Abuodeh" w:date="2023-04-13T13:00:00Z">
              <w:rPr>
                <w:rFonts w:ascii="Cambria Math" w:eastAsiaTheme="minorEastAsia" w:hAnsi="Cambria Math"/>
                <w:noProof/>
              </w:rPr>
              <m:t>+</m:t>
            </w:ins>
          </m:r>
          <m:sSub>
            <m:sSubPr>
              <m:ctrlPr>
                <w:ins w:id="441" w:author="Omar R Abuodeh" w:date="2023-04-13T13:00:00Z">
                  <w:rPr>
                    <w:rFonts w:ascii="Cambria Math" w:eastAsiaTheme="minorEastAsia" w:hAnsi="Cambria Math"/>
                    <w:i/>
                    <w:noProof/>
                  </w:rPr>
                </w:ins>
              </m:ctrlPr>
            </m:sSubPr>
            <m:e>
              <m:acc>
                <m:accPr>
                  <m:chr m:val="̇"/>
                  <m:ctrlPr>
                    <w:ins w:id="442" w:author="Omar R Abuodeh" w:date="2023-04-13T13:00:00Z">
                      <w:rPr>
                        <w:rFonts w:ascii="Cambria Math" w:eastAsiaTheme="minorEastAsia" w:hAnsi="Cambria Math"/>
                        <w:i/>
                        <w:noProof/>
                      </w:rPr>
                    </w:ins>
                  </m:ctrlPr>
                </m:accPr>
                <m:e>
                  <m:r>
                    <w:ins w:id="443" w:author="Omar R Abuodeh" w:date="2023-04-13T13:00:00Z">
                      <w:rPr>
                        <w:rFonts w:ascii="Cambria Math" w:eastAsiaTheme="minorEastAsia" w:hAnsi="Cambria Math"/>
                        <w:noProof/>
                      </w:rPr>
                      <m:t>z</m:t>
                    </w:ins>
                  </m:r>
                </m:e>
              </m:acc>
            </m:e>
            <m:sub>
              <m:r>
                <w:ins w:id="444" w:author="Omar R Abuodeh" w:date="2023-04-13T13:00:00Z">
                  <w:rPr>
                    <w:rFonts w:ascii="Cambria Math" w:eastAsiaTheme="minorEastAsia" w:hAnsi="Cambria Math"/>
                    <w:noProof/>
                  </w:rPr>
                  <m:t>b</m:t>
                </w:ins>
              </m:r>
            </m:sub>
          </m:sSub>
          <m:sSub>
            <m:sSubPr>
              <m:ctrlPr>
                <w:ins w:id="445" w:author="Omar R Abuodeh" w:date="2023-04-13T13:00:00Z">
                  <w:rPr>
                    <w:rFonts w:ascii="Cambria Math" w:eastAsiaTheme="minorEastAsia" w:hAnsi="Cambria Math"/>
                    <w:i/>
                    <w:noProof/>
                  </w:rPr>
                </w:ins>
              </m:ctrlPr>
            </m:sSubPr>
            <m:e>
              <m:r>
                <w:ins w:id="446" w:author="Omar R Abuodeh" w:date="2023-04-13T13:00:00Z">
                  <w:rPr>
                    <w:rFonts w:ascii="Cambria Math" w:eastAsiaTheme="minorEastAsia" w:hAnsi="Cambria Math"/>
                    <w:noProof/>
                  </w:rPr>
                  <m:t>C</m:t>
                </w:ins>
              </m:r>
            </m:e>
            <m:sub>
              <m:r>
                <w:ins w:id="447" w:author="Omar R Abuodeh" w:date="2023-04-13T13:00:00Z">
                  <w:rPr>
                    <w:rFonts w:ascii="Cambria Math" w:eastAsiaTheme="minorEastAsia" w:hAnsi="Cambria Math"/>
                    <w:noProof/>
                  </w:rPr>
                  <m:t>RS</m:t>
                </w:ins>
              </m:r>
            </m:sub>
          </m:sSub>
          <m:r>
            <w:ins w:id="448" w:author="Omar R Abuodeh" w:date="2023-04-13T13:00:00Z">
              <w:rPr>
                <w:rFonts w:ascii="Cambria Math" w:eastAsiaTheme="minorEastAsia" w:hAnsi="Cambria Math"/>
                <w:noProof/>
              </w:rPr>
              <m:t>+</m:t>
            </w:ins>
          </m:r>
          <m:sSub>
            <m:sSubPr>
              <m:ctrlPr>
                <w:ins w:id="449" w:author="Omar R Abuodeh" w:date="2023-04-13T13:00:00Z">
                  <w:rPr>
                    <w:rFonts w:ascii="Cambria Math" w:eastAsiaTheme="minorEastAsia" w:hAnsi="Cambria Math"/>
                    <w:i/>
                    <w:noProof/>
                  </w:rPr>
                </w:ins>
              </m:ctrlPr>
            </m:sSubPr>
            <m:e>
              <m:acc>
                <m:accPr>
                  <m:chr m:val="̇"/>
                  <m:ctrlPr>
                    <w:ins w:id="450" w:author="Omar R Abuodeh" w:date="2023-04-13T13:00:00Z">
                      <w:rPr>
                        <w:rFonts w:ascii="Cambria Math" w:eastAsiaTheme="minorEastAsia" w:hAnsi="Cambria Math"/>
                        <w:i/>
                        <w:noProof/>
                      </w:rPr>
                    </w:ins>
                  </m:ctrlPr>
                </m:accPr>
                <m:e>
                  <m:r>
                    <w:ins w:id="451" w:author="Omar R Abuodeh" w:date="2023-04-13T13:00:00Z">
                      <w:rPr>
                        <w:rFonts w:ascii="Cambria Math" w:eastAsiaTheme="minorEastAsia" w:hAnsi="Cambria Math"/>
                        <w:noProof/>
                      </w:rPr>
                      <m:t>∅</m:t>
                    </w:ins>
                  </m:r>
                </m:e>
              </m:acc>
            </m:e>
            <m:sub>
              <m:r>
                <w:ins w:id="452" w:author="Omar R Abuodeh" w:date="2023-04-13T13:00:00Z">
                  <w:rPr>
                    <w:rFonts w:ascii="Cambria Math" w:eastAsiaTheme="minorEastAsia" w:hAnsi="Cambria Math"/>
                    <w:noProof/>
                  </w:rPr>
                  <m:t>b</m:t>
                </w:ins>
              </m:r>
            </m:sub>
          </m:sSub>
          <m:sSub>
            <m:sSubPr>
              <m:ctrlPr>
                <w:ins w:id="453" w:author="Omar R Abuodeh" w:date="2023-04-13T13:00:00Z">
                  <w:rPr>
                    <w:rFonts w:ascii="Cambria Math" w:eastAsiaTheme="minorEastAsia" w:hAnsi="Cambria Math"/>
                    <w:i/>
                    <w:noProof/>
                  </w:rPr>
                </w:ins>
              </m:ctrlPr>
            </m:sSubPr>
            <m:e>
              <m:r>
                <w:ins w:id="454" w:author="Omar R Abuodeh" w:date="2023-04-13T13:00:00Z">
                  <w:rPr>
                    <w:rFonts w:ascii="Cambria Math" w:eastAsiaTheme="minorEastAsia" w:hAnsi="Cambria Math"/>
                    <w:noProof/>
                  </w:rPr>
                  <m:t>C</m:t>
                </w:ins>
              </m:r>
            </m:e>
            <m:sub>
              <m:r>
                <w:ins w:id="455" w:author="Omar R Abuodeh" w:date="2023-04-13T13:00:00Z">
                  <w:rPr>
                    <w:rFonts w:ascii="Cambria Math" w:eastAsiaTheme="minorEastAsia" w:hAnsi="Cambria Math"/>
                    <w:noProof/>
                  </w:rPr>
                  <m:t>RS</m:t>
                </w:ins>
              </m:r>
            </m:sub>
          </m:sSub>
          <m:r>
            <w:ins w:id="456" w:author="Omar R Abuodeh" w:date="2023-04-13T13:00:00Z">
              <w:rPr>
                <w:rFonts w:ascii="Cambria Math" w:eastAsiaTheme="minorEastAsia" w:hAnsi="Cambria Math"/>
                <w:noProof/>
              </w:rPr>
              <m:t>b-</m:t>
            </w:ins>
          </m:r>
          <m:sSub>
            <m:sSubPr>
              <m:ctrlPr>
                <w:ins w:id="457" w:author="Omar R Abuodeh" w:date="2023-04-13T13:00:00Z">
                  <w:rPr>
                    <w:rFonts w:ascii="Cambria Math" w:eastAsiaTheme="minorEastAsia" w:hAnsi="Cambria Math"/>
                    <w:i/>
                    <w:noProof/>
                  </w:rPr>
                </w:ins>
              </m:ctrlPr>
            </m:sSubPr>
            <m:e>
              <m:acc>
                <m:accPr>
                  <m:chr m:val="̇"/>
                  <m:ctrlPr>
                    <w:ins w:id="458" w:author="Omar R Abuodeh" w:date="2023-04-13T13:00:00Z">
                      <w:rPr>
                        <w:rFonts w:ascii="Cambria Math" w:eastAsiaTheme="minorEastAsia" w:hAnsi="Cambria Math"/>
                        <w:i/>
                        <w:noProof/>
                      </w:rPr>
                    </w:ins>
                  </m:ctrlPr>
                </m:accPr>
                <m:e>
                  <m:r>
                    <w:ins w:id="459" w:author="Omar R Abuodeh" w:date="2023-04-13T13:00:00Z">
                      <w:rPr>
                        <w:rFonts w:ascii="Cambria Math" w:eastAsiaTheme="minorEastAsia" w:hAnsi="Cambria Math"/>
                        <w:noProof/>
                      </w:rPr>
                      <m:t>z</m:t>
                    </w:ins>
                  </m:r>
                </m:e>
              </m:acc>
            </m:e>
            <m:sub>
              <m:r>
                <w:ins w:id="460" w:author="Omar R Abuodeh" w:date="2023-04-13T13:00:00Z">
                  <w:rPr>
                    <w:rFonts w:ascii="Cambria Math" w:eastAsiaTheme="minorEastAsia" w:hAnsi="Cambria Math"/>
                    <w:noProof/>
                  </w:rPr>
                  <m:t>R</m:t>
                </w:ins>
              </m:r>
            </m:sub>
          </m:sSub>
          <m:d>
            <m:dPr>
              <m:ctrlPr>
                <w:ins w:id="461" w:author="Omar R Abuodeh" w:date="2023-04-13T13:00:00Z">
                  <w:rPr>
                    <w:rFonts w:ascii="Cambria Math" w:eastAsiaTheme="minorEastAsia" w:hAnsi="Cambria Math"/>
                    <w:i/>
                    <w:noProof/>
                  </w:rPr>
                </w:ins>
              </m:ctrlPr>
            </m:dPr>
            <m:e>
              <m:sSub>
                <m:sSubPr>
                  <m:ctrlPr>
                    <w:ins w:id="462" w:author="Omar R Abuodeh" w:date="2023-04-13T13:00:00Z">
                      <w:rPr>
                        <w:rFonts w:ascii="Cambria Math" w:eastAsiaTheme="minorEastAsia" w:hAnsi="Cambria Math"/>
                        <w:i/>
                        <w:noProof/>
                      </w:rPr>
                    </w:ins>
                  </m:ctrlPr>
                </m:sSubPr>
                <m:e>
                  <m:r>
                    <w:ins w:id="463" w:author="Omar R Abuodeh" w:date="2023-04-13T13:00:00Z">
                      <w:rPr>
                        <w:rFonts w:ascii="Cambria Math" w:eastAsiaTheme="minorEastAsia" w:hAnsi="Cambria Math"/>
                        <w:noProof/>
                      </w:rPr>
                      <m:t>C</m:t>
                    </w:ins>
                  </m:r>
                </m:e>
                <m:sub>
                  <m:r>
                    <w:ins w:id="464" w:author="Omar R Abuodeh" w:date="2023-04-13T13:00:00Z">
                      <w:rPr>
                        <w:rFonts w:ascii="Cambria Math" w:eastAsiaTheme="minorEastAsia" w:hAnsi="Cambria Math"/>
                        <w:noProof/>
                      </w:rPr>
                      <m:t>RT</m:t>
                    </w:ins>
                  </m:r>
                </m:sub>
              </m:sSub>
              <m:r>
                <w:ins w:id="465" w:author="Omar R Abuodeh" w:date="2023-04-13T13:00:00Z">
                  <w:rPr>
                    <w:rFonts w:ascii="Cambria Math" w:eastAsiaTheme="minorEastAsia" w:hAnsi="Cambria Math"/>
                    <w:noProof/>
                  </w:rPr>
                  <m:t>+</m:t>
                </w:ins>
              </m:r>
              <m:sSub>
                <m:sSubPr>
                  <m:ctrlPr>
                    <w:ins w:id="466" w:author="Omar R Abuodeh" w:date="2023-04-13T13:00:00Z">
                      <w:rPr>
                        <w:rFonts w:ascii="Cambria Math" w:eastAsiaTheme="minorEastAsia" w:hAnsi="Cambria Math"/>
                        <w:i/>
                        <w:noProof/>
                      </w:rPr>
                    </w:ins>
                  </m:ctrlPr>
                </m:sSubPr>
                <m:e>
                  <m:r>
                    <w:ins w:id="467" w:author="Omar R Abuodeh" w:date="2023-04-13T13:00:00Z">
                      <w:rPr>
                        <w:rFonts w:ascii="Cambria Math" w:eastAsiaTheme="minorEastAsia" w:hAnsi="Cambria Math"/>
                        <w:noProof/>
                      </w:rPr>
                      <m:t>C</m:t>
                    </w:ins>
                  </m:r>
                </m:e>
                <m:sub>
                  <m:r>
                    <w:ins w:id="468" w:author="Omar R Abuodeh" w:date="2023-04-13T13:00:00Z">
                      <w:rPr>
                        <w:rFonts w:ascii="Cambria Math" w:eastAsiaTheme="minorEastAsia" w:hAnsi="Cambria Math"/>
                        <w:noProof/>
                      </w:rPr>
                      <m:t>RS</m:t>
                    </w:ins>
                  </m:r>
                </m:sub>
              </m:sSub>
            </m:e>
          </m:d>
          <m:r>
            <w:ins w:id="469" w:author="Omar R Abuodeh" w:date="2023-04-13T13:00:00Z">
              <w:rPr>
                <w:rFonts w:ascii="Cambria Math" w:eastAsiaTheme="minorEastAsia" w:hAnsi="Cambria Math"/>
                <w:noProof/>
              </w:rPr>
              <m:t>=</m:t>
            </w:ins>
          </m:r>
          <m:sSub>
            <m:sSubPr>
              <m:ctrlPr>
                <w:ins w:id="470" w:author="Omar R Abuodeh" w:date="2023-04-13T13:00:00Z">
                  <w:rPr>
                    <w:rFonts w:ascii="Cambria Math" w:eastAsiaTheme="minorEastAsia" w:hAnsi="Cambria Math"/>
                    <w:i/>
                    <w:noProof/>
                  </w:rPr>
                </w:ins>
              </m:ctrlPr>
            </m:sSubPr>
            <m:e>
              <m:r>
                <w:ins w:id="471" w:author="Omar R Abuodeh" w:date="2023-04-13T13:00:00Z">
                  <w:rPr>
                    <w:rFonts w:ascii="Cambria Math" w:eastAsiaTheme="minorEastAsia" w:hAnsi="Cambria Math"/>
                    <w:noProof/>
                  </w:rPr>
                  <m:t>M</m:t>
                </w:ins>
              </m:r>
            </m:e>
            <m:sub>
              <m:r>
                <w:ins w:id="472" w:author="Omar R Abuodeh" w:date="2023-04-13T13:00:00Z">
                  <w:rPr>
                    <w:rFonts w:ascii="Cambria Math" w:eastAsiaTheme="minorEastAsia" w:hAnsi="Cambria Math"/>
                    <w:noProof/>
                  </w:rPr>
                  <m:t>R</m:t>
                </w:ins>
              </m:r>
            </m:sub>
          </m:sSub>
          <m:sSub>
            <m:sSubPr>
              <m:ctrlPr>
                <w:ins w:id="473" w:author="Omar R Abuodeh" w:date="2023-04-13T13:00:00Z">
                  <w:rPr>
                    <w:rFonts w:ascii="Cambria Math" w:eastAsiaTheme="minorEastAsia" w:hAnsi="Cambria Math"/>
                    <w:i/>
                    <w:noProof/>
                  </w:rPr>
                </w:ins>
              </m:ctrlPr>
            </m:sSubPr>
            <m:e>
              <m:acc>
                <m:accPr>
                  <m:chr m:val="̈"/>
                  <m:ctrlPr>
                    <w:ins w:id="474" w:author="Omar R Abuodeh" w:date="2023-04-13T13:00:00Z">
                      <w:rPr>
                        <w:rFonts w:ascii="Cambria Math" w:eastAsiaTheme="minorEastAsia" w:hAnsi="Cambria Math"/>
                        <w:i/>
                        <w:noProof/>
                      </w:rPr>
                    </w:ins>
                  </m:ctrlPr>
                </m:accPr>
                <m:e>
                  <m:r>
                    <w:ins w:id="475" w:author="Omar R Abuodeh" w:date="2023-04-13T13:00:00Z">
                      <w:rPr>
                        <w:rFonts w:ascii="Cambria Math" w:eastAsiaTheme="minorEastAsia" w:hAnsi="Cambria Math"/>
                        <w:noProof/>
                      </w:rPr>
                      <m:t>z</m:t>
                    </w:ins>
                  </m:r>
                </m:e>
              </m:acc>
            </m:e>
            <m:sub>
              <m:r>
                <w:ins w:id="476" w:author="Omar R Abuodeh" w:date="2023-04-13T13:00:00Z">
                  <w:rPr>
                    <w:rFonts w:ascii="Cambria Math" w:eastAsiaTheme="minorEastAsia" w:hAnsi="Cambria Math"/>
                    <w:noProof/>
                  </w:rPr>
                  <m:t>R</m:t>
                </w:ins>
              </m:r>
            </m:sub>
          </m:sSub>
        </m:oMath>
      </m:oMathPara>
    </w:p>
    <w:p w14:paraId="3C69C2FF" w14:textId="77777777" w:rsidR="00CB308D" w:rsidRDefault="00CB308D" w:rsidP="00CB308D">
      <w:pPr>
        <w:rPr>
          <w:ins w:id="477" w:author="Omar R Abuodeh" w:date="2023-04-13T13:00:00Z"/>
          <w:noProof/>
        </w:rPr>
      </w:pPr>
    </w:p>
    <w:p w14:paraId="406A968A" w14:textId="77777777" w:rsidR="00CB308D" w:rsidRDefault="00CB308D" w:rsidP="00CB308D">
      <w:pPr>
        <w:pStyle w:val="ListParagraph"/>
        <w:numPr>
          <w:ilvl w:val="0"/>
          <w:numId w:val="5"/>
        </w:numPr>
        <w:rPr>
          <w:ins w:id="478" w:author="Omar R Abuodeh" w:date="2023-04-13T13:00:00Z"/>
          <w:noProof/>
        </w:rPr>
      </w:pPr>
      <w:ins w:id="479" w:author="Omar R Abuodeh" w:date="2023-04-13T13:00:00Z">
        <w:r>
          <w:rPr>
            <w:noProof/>
          </w:rPr>
          <w:t>Engine bounce:</w:t>
        </w:r>
      </w:ins>
    </w:p>
    <w:p w14:paraId="541E072B" w14:textId="77777777" w:rsidR="00CB308D" w:rsidRDefault="00CB308D" w:rsidP="00CB308D">
      <w:pPr>
        <w:rPr>
          <w:ins w:id="480" w:author="Omar R Abuodeh" w:date="2023-04-13T13:00:00Z"/>
          <w:noProof/>
        </w:rPr>
      </w:pPr>
    </w:p>
    <w:p w14:paraId="1F05F110" w14:textId="77777777" w:rsidR="00CB308D" w:rsidRPr="006E5B3B" w:rsidRDefault="00CB308D" w:rsidP="00CB308D">
      <w:pPr>
        <w:rPr>
          <w:ins w:id="481" w:author="Omar R Abuodeh" w:date="2023-04-13T13:00:00Z"/>
          <w:rFonts w:eastAsiaTheme="minorEastAsia"/>
          <w:noProof/>
        </w:rPr>
      </w:pPr>
      <m:oMathPara>
        <m:oMath>
          <m:nary>
            <m:naryPr>
              <m:chr m:val="∑"/>
              <m:limLoc m:val="undOvr"/>
              <m:subHide m:val="1"/>
              <m:supHide m:val="1"/>
              <m:ctrlPr>
                <w:ins w:id="482" w:author="Omar R Abuodeh" w:date="2023-04-13T13:00:00Z">
                  <w:rPr>
                    <w:rFonts w:ascii="Cambria Math" w:hAnsi="Cambria Math"/>
                    <w:i/>
                    <w:noProof/>
                  </w:rPr>
                </w:ins>
              </m:ctrlPr>
            </m:naryPr>
            <m:sub/>
            <m:sup/>
            <m:e>
              <m:sSub>
                <m:sSubPr>
                  <m:ctrlPr>
                    <w:ins w:id="483" w:author="Omar R Abuodeh" w:date="2023-04-13T13:00:00Z">
                      <w:rPr>
                        <w:rFonts w:ascii="Cambria Math" w:hAnsi="Cambria Math"/>
                        <w:i/>
                        <w:noProof/>
                      </w:rPr>
                    </w:ins>
                  </m:ctrlPr>
                </m:sSubPr>
                <m:e>
                  <m:r>
                    <w:ins w:id="484" w:author="Omar R Abuodeh" w:date="2023-04-13T13:00:00Z">
                      <w:rPr>
                        <w:rFonts w:ascii="Cambria Math" w:hAnsi="Cambria Math"/>
                        <w:noProof/>
                      </w:rPr>
                      <m:t>F</m:t>
                    </w:ins>
                  </m:r>
                </m:e>
                <m:sub>
                  <m:r>
                    <w:ins w:id="485" w:author="Omar R Abuodeh" w:date="2023-04-13T13:00:00Z">
                      <w:rPr>
                        <w:rFonts w:ascii="Cambria Math" w:hAnsi="Cambria Math"/>
                        <w:noProof/>
                      </w:rPr>
                      <m:t>y</m:t>
                    </w:ins>
                  </m:r>
                </m:sub>
              </m:sSub>
              <m:r>
                <w:ins w:id="486" w:author="Omar R Abuodeh" w:date="2023-04-13T13:00:00Z">
                  <w:rPr>
                    <w:rFonts w:ascii="Cambria Math" w:hAnsi="Cambria Math"/>
                    <w:noProof/>
                  </w:rPr>
                  <m:t>=</m:t>
                </w:ins>
              </m:r>
              <m:sSub>
                <m:sSubPr>
                  <m:ctrlPr>
                    <w:ins w:id="487" w:author="Omar R Abuodeh" w:date="2023-04-13T13:00:00Z">
                      <w:rPr>
                        <w:rFonts w:ascii="Cambria Math" w:hAnsi="Cambria Math"/>
                        <w:i/>
                        <w:noProof/>
                      </w:rPr>
                    </w:ins>
                  </m:ctrlPr>
                </m:sSubPr>
                <m:e>
                  <m:r>
                    <w:ins w:id="488" w:author="Omar R Abuodeh" w:date="2023-04-13T13:00:00Z">
                      <w:rPr>
                        <w:rFonts w:ascii="Cambria Math" w:hAnsi="Cambria Math"/>
                        <w:noProof/>
                      </w:rPr>
                      <m:t>M</m:t>
                    </w:ins>
                  </m:r>
                </m:e>
                <m:sub>
                  <m:r>
                    <w:ins w:id="489" w:author="Omar R Abuodeh" w:date="2023-04-13T13:00:00Z">
                      <w:rPr>
                        <w:rFonts w:ascii="Cambria Math" w:hAnsi="Cambria Math"/>
                        <w:noProof/>
                      </w:rPr>
                      <m:t>E</m:t>
                    </w:ins>
                  </m:r>
                </m:sub>
              </m:sSub>
              <m:sSub>
                <m:sSubPr>
                  <m:ctrlPr>
                    <w:ins w:id="490" w:author="Omar R Abuodeh" w:date="2023-04-13T13:00:00Z">
                      <w:rPr>
                        <w:rFonts w:ascii="Cambria Math" w:hAnsi="Cambria Math"/>
                        <w:i/>
                        <w:noProof/>
                      </w:rPr>
                    </w:ins>
                  </m:ctrlPr>
                </m:sSubPr>
                <m:e>
                  <m:acc>
                    <m:accPr>
                      <m:chr m:val="̈"/>
                      <m:ctrlPr>
                        <w:ins w:id="491" w:author="Omar R Abuodeh" w:date="2023-04-13T13:00:00Z">
                          <w:rPr>
                            <w:rFonts w:ascii="Cambria Math" w:hAnsi="Cambria Math"/>
                            <w:i/>
                            <w:noProof/>
                          </w:rPr>
                        </w:ins>
                      </m:ctrlPr>
                    </m:accPr>
                    <m:e>
                      <m:r>
                        <w:ins w:id="492" w:author="Omar R Abuodeh" w:date="2023-04-13T13:00:00Z">
                          <w:rPr>
                            <w:rFonts w:ascii="Cambria Math" w:hAnsi="Cambria Math"/>
                            <w:noProof/>
                          </w:rPr>
                          <m:t>z</m:t>
                        </w:ins>
                      </m:r>
                    </m:e>
                  </m:acc>
                </m:e>
                <m:sub>
                  <m:r>
                    <w:ins w:id="493" w:author="Omar R Abuodeh" w:date="2023-04-13T13:00:00Z">
                      <w:rPr>
                        <w:rFonts w:ascii="Cambria Math" w:hAnsi="Cambria Math"/>
                        <w:noProof/>
                      </w:rPr>
                      <m:t>E</m:t>
                    </w:ins>
                  </m:r>
                </m:sub>
              </m:sSub>
            </m:e>
          </m:nary>
        </m:oMath>
      </m:oMathPara>
    </w:p>
    <w:p w14:paraId="41FDB0A1" w14:textId="77777777" w:rsidR="00CB308D" w:rsidRDefault="00CB308D" w:rsidP="00CB308D">
      <w:pPr>
        <w:rPr>
          <w:ins w:id="494" w:author="Omar R Abuodeh" w:date="2023-04-13T13:00:00Z"/>
          <w:noProof/>
        </w:rPr>
      </w:pPr>
    </w:p>
    <w:p w14:paraId="3C6DE4B5" w14:textId="77777777" w:rsidR="00CB308D" w:rsidRPr="006E5B3B" w:rsidRDefault="00CB308D" w:rsidP="00CB308D">
      <w:pPr>
        <w:rPr>
          <w:ins w:id="495" w:author="Omar R Abuodeh" w:date="2023-04-13T13:00:00Z"/>
          <w:rFonts w:eastAsiaTheme="minorEastAsia"/>
          <w:noProof/>
        </w:rPr>
      </w:pPr>
      <m:oMathPara>
        <m:oMath>
          <m:sSub>
            <m:sSubPr>
              <m:ctrlPr>
                <w:ins w:id="496" w:author="Omar R Abuodeh" w:date="2023-04-13T13:00:00Z">
                  <w:rPr>
                    <w:rFonts w:ascii="Cambria Math" w:eastAsiaTheme="minorEastAsia" w:hAnsi="Cambria Math"/>
                    <w:i/>
                    <w:noProof/>
                  </w:rPr>
                </w:ins>
              </m:ctrlPr>
            </m:sSubPr>
            <m:e>
              <m:r>
                <w:ins w:id="497" w:author="Omar R Abuodeh" w:date="2023-04-13T13:00:00Z">
                  <w:rPr>
                    <w:rFonts w:ascii="Cambria Math" w:eastAsiaTheme="minorEastAsia" w:hAnsi="Cambria Math"/>
                    <w:noProof/>
                  </w:rPr>
                  <m:t>z</m:t>
                </w:ins>
              </m:r>
            </m:e>
            <m:sub>
              <m:r>
                <w:ins w:id="498" w:author="Omar R Abuodeh" w:date="2023-04-13T13:00:00Z">
                  <w:rPr>
                    <w:rFonts w:ascii="Cambria Math" w:eastAsiaTheme="minorEastAsia" w:hAnsi="Cambria Math"/>
                    <w:noProof/>
                  </w:rPr>
                  <m:t>b</m:t>
                </w:ins>
              </m:r>
            </m:sub>
          </m:sSub>
          <m:sSub>
            <m:sSubPr>
              <m:ctrlPr>
                <w:ins w:id="499" w:author="Omar R Abuodeh" w:date="2023-04-13T13:00:00Z">
                  <w:rPr>
                    <w:rFonts w:ascii="Cambria Math" w:eastAsiaTheme="minorEastAsia" w:hAnsi="Cambria Math"/>
                    <w:i/>
                    <w:noProof/>
                  </w:rPr>
                </w:ins>
              </m:ctrlPr>
            </m:sSubPr>
            <m:e>
              <m:r>
                <w:ins w:id="500" w:author="Omar R Abuodeh" w:date="2023-04-13T13:00:00Z">
                  <w:rPr>
                    <w:rFonts w:ascii="Cambria Math" w:eastAsiaTheme="minorEastAsia" w:hAnsi="Cambria Math"/>
                    <w:noProof/>
                  </w:rPr>
                  <m:t>K</m:t>
                </w:ins>
              </m:r>
            </m:e>
            <m:sub>
              <m:r>
                <w:ins w:id="501" w:author="Omar R Abuodeh" w:date="2023-04-13T13:00:00Z">
                  <w:rPr>
                    <w:rFonts w:ascii="Cambria Math" w:eastAsiaTheme="minorEastAsia" w:hAnsi="Cambria Math"/>
                    <w:noProof/>
                  </w:rPr>
                  <m:t>M</m:t>
                </w:ins>
              </m:r>
            </m:sub>
          </m:sSub>
          <m:r>
            <w:ins w:id="502" w:author="Omar R Abuodeh" w:date="2023-04-13T13:00:00Z">
              <w:rPr>
                <w:rFonts w:ascii="Cambria Math" w:eastAsiaTheme="minorEastAsia" w:hAnsi="Cambria Math"/>
                <w:noProof/>
              </w:rPr>
              <m:t>-</m:t>
            </w:ins>
          </m:r>
          <m:sSub>
            <m:sSubPr>
              <m:ctrlPr>
                <w:ins w:id="503" w:author="Omar R Abuodeh" w:date="2023-04-13T13:00:00Z">
                  <w:rPr>
                    <w:rFonts w:ascii="Cambria Math" w:eastAsiaTheme="minorEastAsia" w:hAnsi="Cambria Math"/>
                    <w:i/>
                    <w:noProof/>
                  </w:rPr>
                </w:ins>
              </m:ctrlPr>
            </m:sSubPr>
            <m:e>
              <m:r>
                <w:ins w:id="504" w:author="Omar R Abuodeh" w:date="2023-04-13T13:00:00Z">
                  <w:rPr>
                    <w:rFonts w:ascii="Cambria Math" w:eastAsiaTheme="minorEastAsia" w:hAnsi="Cambria Math"/>
                    <w:noProof/>
                  </w:rPr>
                  <m:t>∅</m:t>
                </w:ins>
              </m:r>
            </m:e>
            <m:sub>
              <m:r>
                <w:ins w:id="505" w:author="Omar R Abuodeh" w:date="2023-04-13T13:00:00Z">
                  <w:rPr>
                    <w:rFonts w:ascii="Cambria Math" w:eastAsiaTheme="minorEastAsia" w:hAnsi="Cambria Math"/>
                    <w:noProof/>
                  </w:rPr>
                  <m:t>b</m:t>
                </w:ins>
              </m:r>
            </m:sub>
          </m:sSub>
          <m:sSub>
            <m:sSubPr>
              <m:ctrlPr>
                <w:ins w:id="506" w:author="Omar R Abuodeh" w:date="2023-04-13T13:00:00Z">
                  <w:rPr>
                    <w:rFonts w:ascii="Cambria Math" w:eastAsiaTheme="minorEastAsia" w:hAnsi="Cambria Math"/>
                    <w:i/>
                    <w:noProof/>
                  </w:rPr>
                </w:ins>
              </m:ctrlPr>
            </m:sSubPr>
            <m:e>
              <m:r>
                <w:ins w:id="507" w:author="Omar R Abuodeh" w:date="2023-04-13T13:00:00Z">
                  <w:rPr>
                    <w:rFonts w:ascii="Cambria Math" w:eastAsiaTheme="minorEastAsia" w:hAnsi="Cambria Math"/>
                    <w:noProof/>
                  </w:rPr>
                  <m:t>K</m:t>
                </w:ins>
              </m:r>
            </m:e>
            <m:sub>
              <m:r>
                <w:ins w:id="508" w:author="Omar R Abuodeh" w:date="2023-04-13T13:00:00Z">
                  <w:rPr>
                    <w:rFonts w:ascii="Cambria Math" w:eastAsiaTheme="minorEastAsia" w:hAnsi="Cambria Math"/>
                    <w:noProof/>
                  </w:rPr>
                  <m:t>M</m:t>
                </w:ins>
              </m:r>
            </m:sub>
          </m:sSub>
          <m:r>
            <w:ins w:id="509" w:author="Omar R Abuodeh" w:date="2023-04-13T13:00:00Z">
              <w:rPr>
                <w:rFonts w:ascii="Cambria Math" w:eastAsiaTheme="minorEastAsia" w:hAnsi="Cambria Math"/>
                <w:noProof/>
              </w:rPr>
              <m:t>a-</m:t>
            </w:ins>
          </m:r>
          <m:sSub>
            <m:sSubPr>
              <m:ctrlPr>
                <w:ins w:id="510" w:author="Omar R Abuodeh" w:date="2023-04-13T13:00:00Z">
                  <w:rPr>
                    <w:rFonts w:ascii="Cambria Math" w:eastAsiaTheme="minorEastAsia" w:hAnsi="Cambria Math"/>
                    <w:i/>
                    <w:noProof/>
                  </w:rPr>
                </w:ins>
              </m:ctrlPr>
            </m:sSubPr>
            <m:e>
              <m:r>
                <w:ins w:id="511" w:author="Omar R Abuodeh" w:date="2023-04-13T13:00:00Z">
                  <w:rPr>
                    <w:rFonts w:ascii="Cambria Math" w:eastAsiaTheme="minorEastAsia" w:hAnsi="Cambria Math"/>
                    <w:noProof/>
                  </w:rPr>
                  <m:t>z</m:t>
                </w:ins>
              </m:r>
            </m:e>
            <m:sub>
              <m:r>
                <w:ins w:id="512" w:author="Omar R Abuodeh" w:date="2023-04-13T13:00:00Z">
                  <w:rPr>
                    <w:rFonts w:ascii="Cambria Math" w:eastAsiaTheme="minorEastAsia" w:hAnsi="Cambria Math"/>
                    <w:noProof/>
                  </w:rPr>
                  <m:t>E</m:t>
                </w:ins>
              </m:r>
            </m:sub>
          </m:sSub>
          <m:sSub>
            <m:sSubPr>
              <m:ctrlPr>
                <w:ins w:id="513" w:author="Omar R Abuodeh" w:date="2023-04-13T13:00:00Z">
                  <w:rPr>
                    <w:rFonts w:ascii="Cambria Math" w:eastAsiaTheme="minorEastAsia" w:hAnsi="Cambria Math"/>
                    <w:i/>
                    <w:noProof/>
                  </w:rPr>
                </w:ins>
              </m:ctrlPr>
            </m:sSubPr>
            <m:e>
              <m:r>
                <w:ins w:id="514" w:author="Omar R Abuodeh" w:date="2023-04-13T13:00:00Z">
                  <w:rPr>
                    <w:rFonts w:ascii="Cambria Math" w:eastAsiaTheme="minorEastAsia" w:hAnsi="Cambria Math"/>
                    <w:noProof/>
                  </w:rPr>
                  <m:t>K</m:t>
                </w:ins>
              </m:r>
            </m:e>
            <m:sub>
              <m:r>
                <w:ins w:id="515" w:author="Omar R Abuodeh" w:date="2023-04-13T13:00:00Z">
                  <w:rPr>
                    <w:rFonts w:ascii="Cambria Math" w:eastAsiaTheme="minorEastAsia" w:hAnsi="Cambria Math"/>
                    <w:noProof/>
                  </w:rPr>
                  <m:t>M</m:t>
                </w:ins>
              </m:r>
            </m:sub>
          </m:sSub>
          <m:r>
            <w:ins w:id="516" w:author="Omar R Abuodeh" w:date="2023-04-13T13:00:00Z">
              <w:rPr>
                <w:rFonts w:ascii="Cambria Math" w:eastAsiaTheme="minorEastAsia" w:hAnsi="Cambria Math"/>
                <w:noProof/>
              </w:rPr>
              <m:t>+</m:t>
            </w:ins>
          </m:r>
          <m:sSub>
            <m:sSubPr>
              <m:ctrlPr>
                <w:ins w:id="517" w:author="Omar R Abuodeh" w:date="2023-04-13T13:00:00Z">
                  <w:rPr>
                    <w:rFonts w:ascii="Cambria Math" w:eastAsiaTheme="minorEastAsia" w:hAnsi="Cambria Math"/>
                    <w:i/>
                    <w:noProof/>
                  </w:rPr>
                </w:ins>
              </m:ctrlPr>
            </m:sSubPr>
            <m:e>
              <m:acc>
                <m:accPr>
                  <m:chr m:val="̇"/>
                  <m:ctrlPr>
                    <w:ins w:id="518" w:author="Omar R Abuodeh" w:date="2023-04-13T13:00:00Z">
                      <w:rPr>
                        <w:rFonts w:ascii="Cambria Math" w:eastAsiaTheme="minorEastAsia" w:hAnsi="Cambria Math"/>
                        <w:i/>
                        <w:noProof/>
                      </w:rPr>
                    </w:ins>
                  </m:ctrlPr>
                </m:accPr>
                <m:e>
                  <m:r>
                    <w:ins w:id="519" w:author="Omar R Abuodeh" w:date="2023-04-13T13:00:00Z">
                      <w:rPr>
                        <w:rFonts w:ascii="Cambria Math" w:eastAsiaTheme="minorEastAsia" w:hAnsi="Cambria Math"/>
                        <w:noProof/>
                      </w:rPr>
                      <m:t>z</m:t>
                    </w:ins>
                  </m:r>
                </m:e>
              </m:acc>
            </m:e>
            <m:sub>
              <m:r>
                <w:ins w:id="520" w:author="Omar R Abuodeh" w:date="2023-04-13T13:00:00Z">
                  <w:rPr>
                    <w:rFonts w:ascii="Cambria Math" w:eastAsiaTheme="minorEastAsia" w:hAnsi="Cambria Math"/>
                    <w:noProof/>
                  </w:rPr>
                  <m:t>b</m:t>
                </w:ins>
              </m:r>
            </m:sub>
          </m:sSub>
          <m:sSub>
            <m:sSubPr>
              <m:ctrlPr>
                <w:ins w:id="521" w:author="Omar R Abuodeh" w:date="2023-04-13T13:00:00Z">
                  <w:rPr>
                    <w:rFonts w:ascii="Cambria Math" w:eastAsiaTheme="minorEastAsia" w:hAnsi="Cambria Math"/>
                    <w:i/>
                    <w:noProof/>
                  </w:rPr>
                </w:ins>
              </m:ctrlPr>
            </m:sSubPr>
            <m:e>
              <m:r>
                <w:ins w:id="522" w:author="Omar R Abuodeh" w:date="2023-04-13T13:00:00Z">
                  <w:rPr>
                    <w:rFonts w:ascii="Cambria Math" w:eastAsiaTheme="minorEastAsia" w:hAnsi="Cambria Math"/>
                    <w:noProof/>
                  </w:rPr>
                  <m:t>C</m:t>
                </w:ins>
              </m:r>
            </m:e>
            <m:sub>
              <m:r>
                <w:ins w:id="523" w:author="Omar R Abuodeh" w:date="2023-04-13T13:00:00Z">
                  <w:rPr>
                    <w:rFonts w:ascii="Cambria Math" w:eastAsiaTheme="minorEastAsia" w:hAnsi="Cambria Math"/>
                    <w:noProof/>
                  </w:rPr>
                  <m:t>M</m:t>
                </w:ins>
              </m:r>
            </m:sub>
          </m:sSub>
          <m:r>
            <w:ins w:id="524" w:author="Omar R Abuodeh" w:date="2023-04-13T13:00:00Z">
              <w:rPr>
                <w:rFonts w:ascii="Cambria Math" w:eastAsiaTheme="minorEastAsia" w:hAnsi="Cambria Math"/>
                <w:noProof/>
              </w:rPr>
              <m:t>-</m:t>
            </w:ins>
          </m:r>
          <m:sSub>
            <m:sSubPr>
              <m:ctrlPr>
                <w:ins w:id="525" w:author="Omar R Abuodeh" w:date="2023-04-13T13:00:00Z">
                  <w:rPr>
                    <w:rFonts w:ascii="Cambria Math" w:eastAsiaTheme="minorEastAsia" w:hAnsi="Cambria Math"/>
                    <w:i/>
                    <w:noProof/>
                  </w:rPr>
                </w:ins>
              </m:ctrlPr>
            </m:sSubPr>
            <m:e>
              <m:acc>
                <m:accPr>
                  <m:chr m:val="̇"/>
                  <m:ctrlPr>
                    <w:ins w:id="526" w:author="Omar R Abuodeh" w:date="2023-04-13T13:00:00Z">
                      <w:rPr>
                        <w:rFonts w:ascii="Cambria Math" w:eastAsiaTheme="minorEastAsia" w:hAnsi="Cambria Math"/>
                        <w:i/>
                        <w:noProof/>
                      </w:rPr>
                    </w:ins>
                  </m:ctrlPr>
                </m:accPr>
                <m:e>
                  <m:r>
                    <w:ins w:id="527" w:author="Omar R Abuodeh" w:date="2023-04-13T13:00:00Z">
                      <w:rPr>
                        <w:rFonts w:ascii="Cambria Math" w:eastAsiaTheme="minorEastAsia" w:hAnsi="Cambria Math"/>
                        <w:noProof/>
                      </w:rPr>
                      <m:t>∅</m:t>
                    </w:ins>
                  </m:r>
                </m:e>
              </m:acc>
            </m:e>
            <m:sub>
              <m:r>
                <w:ins w:id="528" w:author="Omar R Abuodeh" w:date="2023-04-13T13:00:00Z">
                  <w:rPr>
                    <w:rFonts w:ascii="Cambria Math" w:eastAsiaTheme="minorEastAsia" w:hAnsi="Cambria Math"/>
                    <w:noProof/>
                  </w:rPr>
                  <m:t>b</m:t>
                </w:ins>
              </m:r>
            </m:sub>
          </m:sSub>
          <m:sSub>
            <m:sSubPr>
              <m:ctrlPr>
                <w:ins w:id="529" w:author="Omar R Abuodeh" w:date="2023-04-13T13:00:00Z">
                  <w:rPr>
                    <w:rFonts w:ascii="Cambria Math" w:eastAsiaTheme="minorEastAsia" w:hAnsi="Cambria Math"/>
                    <w:i/>
                    <w:noProof/>
                  </w:rPr>
                </w:ins>
              </m:ctrlPr>
            </m:sSubPr>
            <m:e>
              <m:r>
                <w:ins w:id="530" w:author="Omar R Abuodeh" w:date="2023-04-13T13:00:00Z">
                  <w:rPr>
                    <w:rFonts w:ascii="Cambria Math" w:eastAsiaTheme="minorEastAsia" w:hAnsi="Cambria Math"/>
                    <w:noProof/>
                  </w:rPr>
                  <m:t>C</m:t>
                </w:ins>
              </m:r>
            </m:e>
            <m:sub>
              <m:r>
                <w:ins w:id="531" w:author="Omar R Abuodeh" w:date="2023-04-13T13:00:00Z">
                  <w:rPr>
                    <w:rFonts w:ascii="Cambria Math" w:eastAsiaTheme="minorEastAsia" w:hAnsi="Cambria Math"/>
                    <w:noProof/>
                  </w:rPr>
                  <m:t>M</m:t>
                </w:ins>
              </m:r>
            </m:sub>
          </m:sSub>
          <m:r>
            <w:ins w:id="532" w:author="Omar R Abuodeh" w:date="2023-04-13T13:00:00Z">
              <w:rPr>
                <w:rFonts w:ascii="Cambria Math" w:eastAsiaTheme="minorEastAsia" w:hAnsi="Cambria Math"/>
                <w:noProof/>
              </w:rPr>
              <m:t>a-</m:t>
            </w:ins>
          </m:r>
          <m:sSub>
            <m:sSubPr>
              <m:ctrlPr>
                <w:ins w:id="533" w:author="Omar R Abuodeh" w:date="2023-04-13T13:00:00Z">
                  <w:rPr>
                    <w:rFonts w:ascii="Cambria Math" w:eastAsiaTheme="minorEastAsia" w:hAnsi="Cambria Math"/>
                    <w:i/>
                    <w:noProof/>
                  </w:rPr>
                </w:ins>
              </m:ctrlPr>
            </m:sSubPr>
            <m:e>
              <m:acc>
                <m:accPr>
                  <m:chr m:val="̇"/>
                  <m:ctrlPr>
                    <w:ins w:id="534" w:author="Omar R Abuodeh" w:date="2023-04-13T13:00:00Z">
                      <w:rPr>
                        <w:rFonts w:ascii="Cambria Math" w:eastAsiaTheme="minorEastAsia" w:hAnsi="Cambria Math"/>
                        <w:i/>
                        <w:noProof/>
                      </w:rPr>
                    </w:ins>
                  </m:ctrlPr>
                </m:accPr>
                <m:e>
                  <m:r>
                    <w:ins w:id="535" w:author="Omar R Abuodeh" w:date="2023-04-13T13:00:00Z">
                      <w:rPr>
                        <w:rFonts w:ascii="Cambria Math" w:eastAsiaTheme="minorEastAsia" w:hAnsi="Cambria Math"/>
                        <w:noProof/>
                      </w:rPr>
                      <m:t>z</m:t>
                    </w:ins>
                  </m:r>
                </m:e>
              </m:acc>
            </m:e>
            <m:sub>
              <m:r>
                <w:ins w:id="536" w:author="Omar R Abuodeh" w:date="2023-04-13T13:00:00Z">
                  <w:rPr>
                    <w:rFonts w:ascii="Cambria Math" w:eastAsiaTheme="minorEastAsia" w:hAnsi="Cambria Math"/>
                    <w:noProof/>
                  </w:rPr>
                  <m:t>E</m:t>
                </w:ins>
              </m:r>
            </m:sub>
          </m:sSub>
          <m:sSub>
            <m:sSubPr>
              <m:ctrlPr>
                <w:ins w:id="537" w:author="Omar R Abuodeh" w:date="2023-04-13T13:00:00Z">
                  <w:rPr>
                    <w:rFonts w:ascii="Cambria Math" w:eastAsiaTheme="minorEastAsia" w:hAnsi="Cambria Math"/>
                    <w:i/>
                    <w:noProof/>
                  </w:rPr>
                </w:ins>
              </m:ctrlPr>
            </m:sSubPr>
            <m:e>
              <m:r>
                <w:ins w:id="538" w:author="Omar R Abuodeh" w:date="2023-04-13T13:00:00Z">
                  <w:rPr>
                    <w:rFonts w:ascii="Cambria Math" w:eastAsiaTheme="minorEastAsia" w:hAnsi="Cambria Math"/>
                    <w:noProof/>
                  </w:rPr>
                  <m:t>C</m:t>
                </w:ins>
              </m:r>
            </m:e>
            <m:sub>
              <m:r>
                <w:ins w:id="539" w:author="Omar R Abuodeh" w:date="2023-04-13T13:00:00Z">
                  <w:rPr>
                    <w:rFonts w:ascii="Cambria Math" w:eastAsiaTheme="minorEastAsia" w:hAnsi="Cambria Math"/>
                    <w:noProof/>
                  </w:rPr>
                  <m:t>M</m:t>
                </w:ins>
              </m:r>
            </m:sub>
          </m:sSub>
          <m:r>
            <w:ins w:id="540" w:author="Omar R Abuodeh" w:date="2023-04-13T13:00:00Z">
              <w:rPr>
                <w:rFonts w:ascii="Cambria Math" w:eastAsiaTheme="minorEastAsia" w:hAnsi="Cambria Math"/>
                <w:noProof/>
              </w:rPr>
              <m:t>=</m:t>
            </w:ins>
          </m:r>
          <m:sSub>
            <m:sSubPr>
              <m:ctrlPr>
                <w:ins w:id="541" w:author="Omar R Abuodeh" w:date="2023-04-13T13:00:00Z">
                  <w:rPr>
                    <w:rFonts w:ascii="Cambria Math" w:eastAsiaTheme="minorEastAsia" w:hAnsi="Cambria Math"/>
                    <w:i/>
                    <w:noProof/>
                  </w:rPr>
                </w:ins>
              </m:ctrlPr>
            </m:sSubPr>
            <m:e>
              <m:r>
                <w:ins w:id="542" w:author="Omar R Abuodeh" w:date="2023-04-13T13:00:00Z">
                  <w:rPr>
                    <w:rFonts w:ascii="Cambria Math" w:eastAsiaTheme="minorEastAsia" w:hAnsi="Cambria Math"/>
                    <w:noProof/>
                  </w:rPr>
                  <m:t>M</m:t>
                </w:ins>
              </m:r>
            </m:e>
            <m:sub>
              <m:r>
                <w:ins w:id="543" w:author="Omar R Abuodeh" w:date="2023-04-13T13:00:00Z">
                  <w:rPr>
                    <w:rFonts w:ascii="Cambria Math" w:eastAsiaTheme="minorEastAsia" w:hAnsi="Cambria Math"/>
                    <w:noProof/>
                  </w:rPr>
                  <m:t>E</m:t>
                </w:ins>
              </m:r>
            </m:sub>
          </m:sSub>
          <m:sSub>
            <m:sSubPr>
              <m:ctrlPr>
                <w:ins w:id="544" w:author="Omar R Abuodeh" w:date="2023-04-13T13:00:00Z">
                  <w:rPr>
                    <w:rFonts w:ascii="Cambria Math" w:eastAsiaTheme="minorEastAsia" w:hAnsi="Cambria Math"/>
                    <w:i/>
                    <w:noProof/>
                  </w:rPr>
                </w:ins>
              </m:ctrlPr>
            </m:sSubPr>
            <m:e>
              <m:acc>
                <m:accPr>
                  <m:chr m:val="̈"/>
                  <m:ctrlPr>
                    <w:ins w:id="545" w:author="Omar R Abuodeh" w:date="2023-04-13T13:00:00Z">
                      <w:rPr>
                        <w:rFonts w:ascii="Cambria Math" w:eastAsiaTheme="minorEastAsia" w:hAnsi="Cambria Math"/>
                        <w:i/>
                        <w:noProof/>
                      </w:rPr>
                    </w:ins>
                  </m:ctrlPr>
                </m:accPr>
                <m:e>
                  <m:r>
                    <w:ins w:id="546" w:author="Omar R Abuodeh" w:date="2023-04-13T13:00:00Z">
                      <w:rPr>
                        <w:rFonts w:ascii="Cambria Math" w:eastAsiaTheme="minorEastAsia" w:hAnsi="Cambria Math"/>
                        <w:noProof/>
                      </w:rPr>
                      <m:t>z</m:t>
                    </w:ins>
                  </m:r>
                </m:e>
              </m:acc>
            </m:e>
            <m:sub>
              <m:r>
                <w:ins w:id="547" w:author="Omar R Abuodeh" w:date="2023-04-13T13:00:00Z">
                  <w:rPr>
                    <w:rFonts w:ascii="Cambria Math" w:eastAsiaTheme="minorEastAsia" w:hAnsi="Cambria Math"/>
                    <w:noProof/>
                  </w:rPr>
                  <m:t>E</m:t>
                </w:ins>
              </m:r>
            </m:sub>
          </m:sSub>
        </m:oMath>
      </m:oMathPara>
    </w:p>
    <w:p w14:paraId="5EEBD3E3" w14:textId="77777777" w:rsidR="00CB308D" w:rsidRDefault="00CB308D" w:rsidP="00CB308D">
      <w:pPr>
        <w:rPr>
          <w:ins w:id="548" w:author="Omar R Abuodeh" w:date="2023-04-13T13:00:00Z"/>
          <w:noProof/>
        </w:rPr>
      </w:pPr>
    </w:p>
    <w:p w14:paraId="182C8708" w14:textId="77777777" w:rsidR="00CB308D" w:rsidRDefault="00CB308D" w:rsidP="00CB308D">
      <w:pPr>
        <w:rPr>
          <w:ins w:id="549" w:author="Omar R Abuodeh" w:date="2023-04-13T13:00:00Z"/>
          <w:noProof/>
        </w:rPr>
      </w:pPr>
      <w:ins w:id="550" w:author="Omar R Abuodeh" w:date="2023-04-13T13:00:00Z">
        <w:r>
          <w:rPr>
            <w:noProof/>
          </w:rPr>
          <w:t>Assemble [K], [C], and [M] matrices:</w:t>
        </w:r>
      </w:ins>
    </w:p>
    <w:p w14:paraId="7F44F008" w14:textId="77777777" w:rsidR="00CB308D" w:rsidRPr="00E319C5" w:rsidRDefault="00CB308D" w:rsidP="00CB308D">
      <w:pPr>
        <w:rPr>
          <w:ins w:id="551" w:author="Omar R Abuodeh" w:date="2023-04-13T13:00:00Z"/>
          <w:rFonts w:eastAsiaTheme="minorEastAsia"/>
          <w:noProof/>
        </w:rPr>
      </w:pPr>
      <m:oMathPara>
        <m:oMath>
          <m:d>
            <m:dPr>
              <m:begChr m:val="["/>
              <m:endChr m:val="]"/>
              <m:ctrlPr>
                <w:ins w:id="552" w:author="Omar R Abuodeh" w:date="2023-04-13T13:00:00Z">
                  <w:rPr>
                    <w:rFonts w:ascii="Cambria Math" w:hAnsi="Cambria Math"/>
                    <w:i/>
                    <w:noProof/>
                  </w:rPr>
                </w:ins>
              </m:ctrlPr>
            </m:dPr>
            <m:e>
              <m:r>
                <w:ins w:id="553" w:author="Omar R Abuodeh" w:date="2023-04-13T13:00:00Z">
                  <w:rPr>
                    <w:rFonts w:ascii="Cambria Math" w:hAnsi="Cambria Math"/>
                    <w:noProof/>
                  </w:rPr>
                  <m:t>M</m:t>
                </w:ins>
              </m:r>
            </m:e>
          </m:d>
          <m:d>
            <m:dPr>
              <m:begChr m:val="{"/>
              <m:endChr m:val="}"/>
              <m:ctrlPr>
                <w:ins w:id="554" w:author="Omar R Abuodeh" w:date="2023-04-13T13:00:00Z">
                  <w:rPr>
                    <w:rFonts w:ascii="Cambria Math" w:hAnsi="Cambria Math"/>
                    <w:i/>
                    <w:noProof/>
                  </w:rPr>
                </w:ins>
              </m:ctrlPr>
            </m:dPr>
            <m:e>
              <m:acc>
                <m:accPr>
                  <m:chr m:val="̈"/>
                  <m:ctrlPr>
                    <w:ins w:id="555" w:author="Omar R Abuodeh" w:date="2023-04-13T13:00:00Z">
                      <w:rPr>
                        <w:rFonts w:ascii="Cambria Math" w:hAnsi="Cambria Math"/>
                        <w:i/>
                        <w:noProof/>
                      </w:rPr>
                    </w:ins>
                  </m:ctrlPr>
                </m:accPr>
                <m:e>
                  <m:r>
                    <w:ins w:id="556" w:author="Omar R Abuodeh" w:date="2023-04-13T13:00:00Z">
                      <w:rPr>
                        <w:rFonts w:ascii="Cambria Math" w:hAnsi="Cambria Math"/>
                        <w:noProof/>
                      </w:rPr>
                      <m:t>z</m:t>
                    </w:ins>
                  </m:r>
                </m:e>
              </m:acc>
            </m:e>
          </m:d>
          <m:r>
            <w:ins w:id="557" w:author="Omar R Abuodeh" w:date="2023-04-13T13:00:00Z">
              <w:rPr>
                <w:rFonts w:ascii="Cambria Math" w:hAnsi="Cambria Math"/>
                <w:noProof/>
              </w:rPr>
              <m:t>+</m:t>
            </w:ins>
          </m:r>
          <m:d>
            <m:dPr>
              <m:begChr m:val="["/>
              <m:endChr m:val="]"/>
              <m:ctrlPr>
                <w:ins w:id="558" w:author="Omar R Abuodeh" w:date="2023-04-13T13:00:00Z">
                  <w:rPr>
                    <w:rFonts w:ascii="Cambria Math" w:hAnsi="Cambria Math"/>
                    <w:i/>
                    <w:noProof/>
                  </w:rPr>
                </w:ins>
              </m:ctrlPr>
            </m:dPr>
            <m:e>
              <m:r>
                <w:ins w:id="559" w:author="Omar R Abuodeh" w:date="2023-04-13T13:00:00Z">
                  <w:rPr>
                    <w:rFonts w:ascii="Cambria Math" w:hAnsi="Cambria Math"/>
                    <w:noProof/>
                  </w:rPr>
                  <m:t>C</m:t>
                </w:ins>
              </m:r>
            </m:e>
          </m:d>
          <m:d>
            <m:dPr>
              <m:begChr m:val="{"/>
              <m:endChr m:val="}"/>
              <m:ctrlPr>
                <w:ins w:id="560" w:author="Omar R Abuodeh" w:date="2023-04-13T13:00:00Z">
                  <w:rPr>
                    <w:rFonts w:ascii="Cambria Math" w:hAnsi="Cambria Math"/>
                    <w:i/>
                    <w:noProof/>
                  </w:rPr>
                </w:ins>
              </m:ctrlPr>
            </m:dPr>
            <m:e>
              <m:acc>
                <m:accPr>
                  <m:chr m:val="̇"/>
                  <m:ctrlPr>
                    <w:ins w:id="561" w:author="Omar R Abuodeh" w:date="2023-04-13T13:00:00Z">
                      <w:rPr>
                        <w:rFonts w:ascii="Cambria Math" w:hAnsi="Cambria Math"/>
                        <w:i/>
                        <w:noProof/>
                      </w:rPr>
                    </w:ins>
                  </m:ctrlPr>
                </m:accPr>
                <m:e>
                  <m:r>
                    <w:ins w:id="562" w:author="Omar R Abuodeh" w:date="2023-04-13T13:00:00Z">
                      <w:rPr>
                        <w:rFonts w:ascii="Cambria Math" w:hAnsi="Cambria Math"/>
                        <w:noProof/>
                      </w:rPr>
                      <m:t>z</m:t>
                    </w:ins>
                  </m:r>
                </m:e>
              </m:acc>
            </m:e>
          </m:d>
          <m:r>
            <w:ins w:id="563" w:author="Omar R Abuodeh" w:date="2023-04-13T13:00:00Z">
              <w:rPr>
                <w:rFonts w:ascii="Cambria Math" w:hAnsi="Cambria Math"/>
                <w:noProof/>
              </w:rPr>
              <m:t>+</m:t>
            </w:ins>
          </m:r>
          <m:d>
            <m:dPr>
              <m:begChr m:val="["/>
              <m:endChr m:val="]"/>
              <m:ctrlPr>
                <w:ins w:id="564" w:author="Omar R Abuodeh" w:date="2023-04-13T13:00:00Z">
                  <w:rPr>
                    <w:rFonts w:ascii="Cambria Math" w:hAnsi="Cambria Math"/>
                    <w:i/>
                    <w:noProof/>
                  </w:rPr>
                </w:ins>
              </m:ctrlPr>
            </m:dPr>
            <m:e>
              <m:r>
                <w:ins w:id="565" w:author="Omar R Abuodeh" w:date="2023-04-13T13:00:00Z">
                  <w:rPr>
                    <w:rFonts w:ascii="Cambria Math" w:hAnsi="Cambria Math"/>
                    <w:noProof/>
                  </w:rPr>
                  <m:t>K</m:t>
                </w:ins>
              </m:r>
            </m:e>
          </m:d>
          <m:d>
            <m:dPr>
              <m:begChr m:val="{"/>
              <m:endChr m:val="}"/>
              <m:ctrlPr>
                <w:ins w:id="566" w:author="Omar R Abuodeh" w:date="2023-04-13T13:00:00Z">
                  <w:rPr>
                    <w:rFonts w:ascii="Cambria Math" w:hAnsi="Cambria Math"/>
                    <w:i/>
                    <w:noProof/>
                  </w:rPr>
                </w:ins>
              </m:ctrlPr>
            </m:dPr>
            <m:e>
              <m:r>
                <w:ins w:id="567" w:author="Omar R Abuodeh" w:date="2023-04-13T13:00:00Z">
                  <w:rPr>
                    <w:rFonts w:ascii="Cambria Math" w:hAnsi="Cambria Math"/>
                    <w:noProof/>
                  </w:rPr>
                  <m:t>z</m:t>
                </w:ins>
              </m:r>
            </m:e>
          </m:d>
          <m:r>
            <w:ins w:id="568" w:author="Omar R Abuodeh" w:date="2023-04-13T13:00:00Z">
              <w:rPr>
                <w:rFonts w:ascii="Cambria Math" w:hAnsi="Cambria Math"/>
                <w:noProof/>
              </w:rPr>
              <m:t>={P}</m:t>
            </w:ins>
          </m:r>
        </m:oMath>
      </m:oMathPara>
    </w:p>
    <w:p w14:paraId="12B9509B" w14:textId="77777777" w:rsidR="00CB308D" w:rsidRDefault="00CB308D" w:rsidP="00CB308D">
      <w:pPr>
        <w:rPr>
          <w:ins w:id="569" w:author="Omar R Abuodeh" w:date="2023-04-13T13:00:00Z"/>
          <w:noProof/>
        </w:rPr>
      </w:pPr>
    </w:p>
    <w:p w14:paraId="6A55FAC9" w14:textId="77777777" w:rsidR="00CB308D" w:rsidRPr="005407FD" w:rsidRDefault="00CB308D" w:rsidP="00CB308D">
      <w:pPr>
        <w:rPr>
          <w:ins w:id="570" w:author="Omar R Abuodeh" w:date="2023-04-13T13:00:00Z"/>
          <w:rFonts w:eastAsiaTheme="minorEastAsia"/>
          <w:noProof/>
        </w:rPr>
      </w:pPr>
      <m:oMathPara>
        <m:oMath>
          <m:d>
            <m:dPr>
              <m:begChr m:val="["/>
              <m:endChr m:val="]"/>
              <m:ctrlPr>
                <w:ins w:id="571" w:author="Omar R Abuodeh" w:date="2023-04-13T13:00:00Z">
                  <w:rPr>
                    <w:rFonts w:ascii="Cambria Math" w:hAnsi="Cambria Math"/>
                    <w:i/>
                    <w:noProof/>
                  </w:rPr>
                </w:ins>
              </m:ctrlPr>
            </m:dPr>
            <m:e>
              <m:r>
                <w:ins w:id="572" w:author="Omar R Abuodeh" w:date="2023-04-13T13:00:00Z">
                  <w:rPr>
                    <w:rFonts w:ascii="Cambria Math" w:hAnsi="Cambria Math"/>
                    <w:noProof/>
                  </w:rPr>
                  <m:t>K</m:t>
                </w:ins>
              </m:r>
            </m:e>
          </m:d>
          <m:r>
            <w:ins w:id="573" w:author="Omar R Abuodeh" w:date="2023-04-13T13:00:00Z">
              <w:rPr>
                <w:rFonts w:ascii="Cambria Math" w:hAnsi="Cambria Math"/>
                <w:noProof/>
              </w:rPr>
              <m:t>=</m:t>
            </w:ins>
          </m:r>
          <m:d>
            <m:dPr>
              <m:begChr m:val="["/>
              <m:endChr m:val="]"/>
              <m:ctrlPr>
                <w:ins w:id="574" w:author="Omar R Abuodeh" w:date="2023-04-13T13:00:00Z">
                  <w:rPr>
                    <w:rFonts w:ascii="Cambria Math" w:eastAsiaTheme="minorEastAsia" w:hAnsi="Cambria Math"/>
                    <w:i/>
                    <w:noProof/>
                  </w:rPr>
                </w:ins>
              </m:ctrlPr>
            </m:dPr>
            <m:e>
              <m:m>
                <m:mPr>
                  <m:mcs>
                    <m:mc>
                      <m:mcPr>
                        <m:count m:val="5"/>
                        <m:mcJc m:val="center"/>
                      </m:mcPr>
                    </m:mc>
                  </m:mcs>
                  <m:ctrlPr>
                    <w:ins w:id="575" w:author="Omar R Abuodeh" w:date="2023-04-13T13:00:00Z">
                      <w:rPr>
                        <w:rFonts w:ascii="Cambria Math" w:eastAsiaTheme="minorEastAsia" w:hAnsi="Cambria Math"/>
                        <w:i/>
                        <w:noProof/>
                      </w:rPr>
                    </w:ins>
                  </m:ctrlPr>
                </m:mPr>
                <m:mr>
                  <m:e>
                    <m:sSub>
                      <m:sSubPr>
                        <m:ctrlPr>
                          <w:ins w:id="576" w:author="Omar R Abuodeh" w:date="2023-04-13T13:00:00Z">
                            <w:rPr>
                              <w:rFonts w:ascii="Cambria Math" w:hAnsi="Cambria Math"/>
                              <w:i/>
                              <w:noProof/>
                            </w:rPr>
                          </w:ins>
                        </m:ctrlPr>
                      </m:sSubPr>
                      <m:e>
                        <m:r>
                          <w:ins w:id="577" w:author="Omar R Abuodeh" w:date="2023-04-13T13:00:00Z">
                            <w:rPr>
                              <w:rFonts w:ascii="Cambria Math" w:hAnsi="Cambria Math"/>
                              <w:noProof/>
                            </w:rPr>
                            <m:t>K</m:t>
                          </w:ins>
                        </m:r>
                      </m:e>
                      <m:sub>
                        <m:r>
                          <w:ins w:id="578" w:author="Omar R Abuodeh" w:date="2023-04-13T13:00:00Z">
                            <w:rPr>
                              <w:rFonts w:ascii="Cambria Math" w:hAnsi="Cambria Math"/>
                              <w:noProof/>
                            </w:rPr>
                            <m:t>FS</m:t>
                          </w:ins>
                        </m:r>
                      </m:sub>
                    </m:sSub>
                    <m:r>
                      <w:ins w:id="579" w:author="Omar R Abuodeh" w:date="2023-04-13T13:00:00Z">
                        <w:rPr>
                          <w:rFonts w:ascii="Cambria Math" w:hAnsi="Cambria Math"/>
                          <w:noProof/>
                        </w:rPr>
                        <m:t>+</m:t>
                      </w:ins>
                    </m:r>
                    <m:sSub>
                      <m:sSubPr>
                        <m:ctrlPr>
                          <w:ins w:id="580" w:author="Omar R Abuodeh" w:date="2023-04-13T13:00:00Z">
                            <w:rPr>
                              <w:rFonts w:ascii="Cambria Math" w:hAnsi="Cambria Math"/>
                              <w:i/>
                              <w:noProof/>
                            </w:rPr>
                          </w:ins>
                        </m:ctrlPr>
                      </m:sSubPr>
                      <m:e>
                        <m:r>
                          <w:ins w:id="581" w:author="Omar R Abuodeh" w:date="2023-04-13T13:00:00Z">
                            <w:rPr>
                              <w:rFonts w:ascii="Cambria Math" w:hAnsi="Cambria Math"/>
                              <w:noProof/>
                            </w:rPr>
                            <m:t>K</m:t>
                          </w:ins>
                        </m:r>
                      </m:e>
                      <m:sub>
                        <m:r>
                          <w:ins w:id="582" w:author="Omar R Abuodeh" w:date="2023-04-13T13:00:00Z">
                            <w:rPr>
                              <w:rFonts w:ascii="Cambria Math" w:hAnsi="Cambria Math"/>
                              <w:noProof/>
                            </w:rPr>
                            <m:t>RS</m:t>
                          </w:ins>
                        </m:r>
                      </m:sub>
                    </m:sSub>
                    <m:r>
                      <w:ins w:id="583" w:author="Omar R Abuodeh" w:date="2023-04-13T13:00:00Z">
                        <w:rPr>
                          <w:rFonts w:ascii="Cambria Math" w:hAnsi="Cambria Math"/>
                          <w:noProof/>
                        </w:rPr>
                        <m:t>+</m:t>
                      </w:ins>
                    </m:r>
                    <m:sSub>
                      <m:sSubPr>
                        <m:ctrlPr>
                          <w:ins w:id="584" w:author="Omar R Abuodeh" w:date="2023-04-13T13:00:00Z">
                            <w:rPr>
                              <w:rFonts w:ascii="Cambria Math" w:hAnsi="Cambria Math"/>
                              <w:i/>
                              <w:noProof/>
                            </w:rPr>
                          </w:ins>
                        </m:ctrlPr>
                      </m:sSubPr>
                      <m:e>
                        <m:r>
                          <w:ins w:id="585" w:author="Omar R Abuodeh" w:date="2023-04-13T13:00:00Z">
                            <w:rPr>
                              <w:rFonts w:ascii="Cambria Math" w:hAnsi="Cambria Math"/>
                              <w:noProof/>
                            </w:rPr>
                            <m:t>K</m:t>
                          </w:ins>
                        </m:r>
                      </m:e>
                      <m:sub>
                        <m:r>
                          <w:ins w:id="586" w:author="Omar R Abuodeh" w:date="2023-04-13T13:00:00Z">
                            <w:rPr>
                              <w:rFonts w:ascii="Cambria Math" w:hAnsi="Cambria Math"/>
                              <w:noProof/>
                            </w:rPr>
                            <m:t>M</m:t>
                          </w:ins>
                        </m:r>
                      </m:sub>
                    </m:sSub>
                    <m:ctrlPr>
                      <w:ins w:id="587" w:author="Omar R Abuodeh" w:date="2023-04-13T13:00:00Z">
                        <w:rPr>
                          <w:rFonts w:ascii="Cambria Math" w:hAnsi="Cambria Math"/>
                          <w:i/>
                          <w:noProof/>
                        </w:rPr>
                      </w:ins>
                    </m:ctrlPr>
                  </m:e>
                  <m:e>
                    <m:r>
                      <w:ins w:id="588" w:author="Omar R Abuodeh" w:date="2023-04-13T13:00:00Z">
                        <w:rPr>
                          <w:rFonts w:ascii="Cambria Math" w:hAnsi="Cambria Math"/>
                          <w:noProof/>
                        </w:rPr>
                        <m:t>-</m:t>
                      </w:ins>
                    </m:r>
                    <m:d>
                      <m:dPr>
                        <m:ctrlPr>
                          <w:ins w:id="589" w:author="Omar R Abuodeh" w:date="2023-04-13T13:00:00Z">
                            <w:rPr>
                              <w:rFonts w:ascii="Cambria Math" w:hAnsi="Cambria Math"/>
                              <w:i/>
                              <w:noProof/>
                            </w:rPr>
                          </w:ins>
                        </m:ctrlPr>
                      </m:dPr>
                      <m:e>
                        <m:sSub>
                          <m:sSubPr>
                            <m:ctrlPr>
                              <w:ins w:id="590" w:author="Omar R Abuodeh" w:date="2023-04-13T13:00:00Z">
                                <w:rPr>
                                  <w:rFonts w:ascii="Cambria Math" w:hAnsi="Cambria Math"/>
                                  <w:i/>
                                  <w:noProof/>
                                </w:rPr>
                              </w:ins>
                            </m:ctrlPr>
                          </m:sSubPr>
                          <m:e>
                            <m:r>
                              <w:ins w:id="591" w:author="Omar R Abuodeh" w:date="2023-04-13T13:00:00Z">
                                <w:rPr>
                                  <w:rFonts w:ascii="Cambria Math" w:hAnsi="Cambria Math"/>
                                  <w:noProof/>
                                </w:rPr>
                                <m:t>K</m:t>
                              </w:ins>
                            </m:r>
                          </m:e>
                          <m:sub>
                            <m:r>
                              <w:ins w:id="592" w:author="Omar R Abuodeh" w:date="2023-04-13T13:00:00Z">
                                <w:rPr>
                                  <w:rFonts w:ascii="Cambria Math" w:hAnsi="Cambria Math"/>
                                  <w:noProof/>
                                </w:rPr>
                                <m:t>FS</m:t>
                              </w:ins>
                            </m:r>
                          </m:sub>
                        </m:sSub>
                        <m:r>
                          <w:ins w:id="593" w:author="Omar R Abuodeh" w:date="2023-04-13T13:00:00Z">
                            <w:rPr>
                              <w:rFonts w:ascii="Cambria Math" w:hAnsi="Cambria Math"/>
                              <w:noProof/>
                            </w:rPr>
                            <m:t>a-</m:t>
                          </w:ins>
                        </m:r>
                        <m:sSub>
                          <m:sSubPr>
                            <m:ctrlPr>
                              <w:ins w:id="594" w:author="Omar R Abuodeh" w:date="2023-04-13T13:00:00Z">
                                <w:rPr>
                                  <w:rFonts w:ascii="Cambria Math" w:hAnsi="Cambria Math"/>
                                  <w:i/>
                                  <w:noProof/>
                                </w:rPr>
                              </w:ins>
                            </m:ctrlPr>
                          </m:sSubPr>
                          <m:e>
                            <m:r>
                              <w:ins w:id="595" w:author="Omar R Abuodeh" w:date="2023-04-13T13:00:00Z">
                                <w:rPr>
                                  <w:rFonts w:ascii="Cambria Math" w:hAnsi="Cambria Math"/>
                                  <w:noProof/>
                                </w:rPr>
                                <m:t>K</m:t>
                              </w:ins>
                            </m:r>
                          </m:e>
                          <m:sub>
                            <m:r>
                              <w:ins w:id="596" w:author="Omar R Abuodeh" w:date="2023-04-13T13:00:00Z">
                                <w:rPr>
                                  <w:rFonts w:ascii="Cambria Math" w:hAnsi="Cambria Math"/>
                                  <w:noProof/>
                                </w:rPr>
                                <m:t>RS</m:t>
                              </w:ins>
                            </m:r>
                          </m:sub>
                        </m:sSub>
                        <m:r>
                          <w:ins w:id="597" w:author="Omar R Abuodeh" w:date="2023-04-13T13:00:00Z">
                            <w:rPr>
                              <w:rFonts w:ascii="Cambria Math" w:hAnsi="Cambria Math"/>
                              <w:noProof/>
                            </w:rPr>
                            <m:t>b+</m:t>
                          </w:ins>
                        </m:r>
                        <m:sSub>
                          <m:sSubPr>
                            <m:ctrlPr>
                              <w:ins w:id="598" w:author="Omar R Abuodeh" w:date="2023-04-13T13:00:00Z">
                                <w:rPr>
                                  <w:rFonts w:ascii="Cambria Math" w:hAnsi="Cambria Math"/>
                                  <w:i/>
                                  <w:noProof/>
                                </w:rPr>
                              </w:ins>
                            </m:ctrlPr>
                          </m:sSubPr>
                          <m:e>
                            <m:r>
                              <w:ins w:id="599" w:author="Omar R Abuodeh" w:date="2023-04-13T13:00:00Z">
                                <w:rPr>
                                  <w:rFonts w:ascii="Cambria Math" w:hAnsi="Cambria Math"/>
                                  <w:noProof/>
                                </w:rPr>
                                <m:t>K</m:t>
                              </w:ins>
                            </m:r>
                          </m:e>
                          <m:sub>
                            <m:r>
                              <w:ins w:id="600" w:author="Omar R Abuodeh" w:date="2023-04-13T13:00:00Z">
                                <w:rPr>
                                  <w:rFonts w:ascii="Cambria Math" w:hAnsi="Cambria Math"/>
                                  <w:noProof/>
                                </w:rPr>
                                <m:t>FS</m:t>
                              </w:ins>
                            </m:r>
                          </m:sub>
                        </m:sSub>
                        <m:r>
                          <w:ins w:id="601" w:author="Omar R Abuodeh" w:date="2023-04-13T13:00:00Z">
                            <w:rPr>
                              <w:rFonts w:ascii="Cambria Math" w:hAnsi="Cambria Math"/>
                              <w:noProof/>
                            </w:rPr>
                            <m:t>a</m:t>
                          </w:ins>
                        </m:r>
                      </m:e>
                    </m:d>
                    <m:ctrlPr>
                      <w:ins w:id="602" w:author="Omar R Abuodeh" w:date="2023-04-13T13:00:00Z">
                        <w:rPr>
                          <w:rFonts w:ascii="Cambria Math" w:hAnsi="Cambria Math"/>
                          <w:i/>
                          <w:noProof/>
                        </w:rPr>
                      </w:ins>
                    </m:ctrlPr>
                  </m:e>
                  <m:e>
                    <m:r>
                      <w:ins w:id="603" w:author="Omar R Abuodeh" w:date="2023-04-13T13:00:00Z">
                        <w:rPr>
                          <w:rFonts w:ascii="Cambria Math" w:hAnsi="Cambria Math"/>
                          <w:noProof/>
                        </w:rPr>
                        <m:t>-</m:t>
                      </w:ins>
                    </m:r>
                    <m:sSub>
                      <m:sSubPr>
                        <m:ctrlPr>
                          <w:ins w:id="604" w:author="Omar R Abuodeh" w:date="2023-04-13T13:00:00Z">
                            <w:rPr>
                              <w:rFonts w:ascii="Cambria Math" w:hAnsi="Cambria Math"/>
                              <w:i/>
                              <w:noProof/>
                            </w:rPr>
                          </w:ins>
                        </m:ctrlPr>
                      </m:sSubPr>
                      <m:e>
                        <m:r>
                          <w:ins w:id="605" w:author="Omar R Abuodeh" w:date="2023-04-13T13:00:00Z">
                            <w:rPr>
                              <w:rFonts w:ascii="Cambria Math" w:hAnsi="Cambria Math"/>
                              <w:noProof/>
                            </w:rPr>
                            <m:t>K</m:t>
                          </w:ins>
                        </m:r>
                      </m:e>
                      <m:sub>
                        <m:r>
                          <w:ins w:id="606" w:author="Omar R Abuodeh" w:date="2023-04-13T13:00:00Z">
                            <w:rPr>
                              <w:rFonts w:ascii="Cambria Math" w:hAnsi="Cambria Math"/>
                              <w:noProof/>
                            </w:rPr>
                            <m:t>FS</m:t>
                          </w:ins>
                        </m:r>
                      </m:sub>
                    </m:sSub>
                    <m:ctrlPr>
                      <w:ins w:id="607" w:author="Omar R Abuodeh" w:date="2023-04-13T13:00:00Z">
                        <w:rPr>
                          <w:rFonts w:ascii="Cambria Math" w:hAnsi="Cambria Math"/>
                          <w:i/>
                          <w:noProof/>
                        </w:rPr>
                      </w:ins>
                    </m:ctrlPr>
                  </m:e>
                  <m:e>
                    <m:r>
                      <w:ins w:id="608" w:author="Omar R Abuodeh" w:date="2023-04-13T13:00:00Z">
                        <w:rPr>
                          <w:rFonts w:ascii="Cambria Math" w:hAnsi="Cambria Math"/>
                          <w:noProof/>
                        </w:rPr>
                        <m:t>-</m:t>
                      </w:ins>
                    </m:r>
                    <m:sSub>
                      <m:sSubPr>
                        <m:ctrlPr>
                          <w:ins w:id="609" w:author="Omar R Abuodeh" w:date="2023-04-13T13:00:00Z">
                            <w:rPr>
                              <w:rFonts w:ascii="Cambria Math" w:hAnsi="Cambria Math"/>
                              <w:i/>
                              <w:noProof/>
                            </w:rPr>
                          </w:ins>
                        </m:ctrlPr>
                      </m:sSubPr>
                      <m:e>
                        <m:r>
                          <w:ins w:id="610" w:author="Omar R Abuodeh" w:date="2023-04-13T13:00:00Z">
                            <w:rPr>
                              <w:rFonts w:ascii="Cambria Math" w:hAnsi="Cambria Math"/>
                              <w:noProof/>
                            </w:rPr>
                            <m:t>K</m:t>
                          </w:ins>
                        </m:r>
                      </m:e>
                      <m:sub>
                        <m:r>
                          <w:ins w:id="611" w:author="Omar R Abuodeh" w:date="2023-04-13T13:00:00Z">
                            <w:rPr>
                              <w:rFonts w:ascii="Cambria Math" w:hAnsi="Cambria Math"/>
                              <w:noProof/>
                            </w:rPr>
                            <m:t>RS</m:t>
                          </w:ins>
                        </m:r>
                      </m:sub>
                    </m:sSub>
                    <m:ctrlPr>
                      <w:ins w:id="612" w:author="Omar R Abuodeh" w:date="2023-04-13T13:00:00Z">
                        <w:rPr>
                          <w:rFonts w:ascii="Cambria Math" w:hAnsi="Cambria Math"/>
                          <w:i/>
                          <w:noProof/>
                        </w:rPr>
                      </w:ins>
                    </m:ctrlPr>
                  </m:e>
                  <m:e>
                    <m:r>
                      <w:ins w:id="613" w:author="Omar R Abuodeh" w:date="2023-04-13T13:00:00Z">
                        <w:rPr>
                          <w:rFonts w:ascii="Cambria Math" w:hAnsi="Cambria Math"/>
                          <w:noProof/>
                        </w:rPr>
                        <m:t>-</m:t>
                      </w:ins>
                    </m:r>
                    <m:sSub>
                      <m:sSubPr>
                        <m:ctrlPr>
                          <w:ins w:id="614" w:author="Omar R Abuodeh" w:date="2023-04-13T13:00:00Z">
                            <w:rPr>
                              <w:rFonts w:ascii="Cambria Math" w:hAnsi="Cambria Math"/>
                              <w:i/>
                              <w:noProof/>
                            </w:rPr>
                          </w:ins>
                        </m:ctrlPr>
                      </m:sSubPr>
                      <m:e>
                        <m:r>
                          <w:ins w:id="615" w:author="Omar R Abuodeh" w:date="2023-04-13T13:00:00Z">
                            <w:rPr>
                              <w:rFonts w:ascii="Cambria Math" w:hAnsi="Cambria Math"/>
                              <w:noProof/>
                            </w:rPr>
                            <m:t>K</m:t>
                          </w:ins>
                        </m:r>
                      </m:e>
                      <m:sub>
                        <m:r>
                          <w:ins w:id="616" w:author="Omar R Abuodeh" w:date="2023-04-13T13:00:00Z">
                            <w:rPr>
                              <w:rFonts w:ascii="Cambria Math" w:hAnsi="Cambria Math"/>
                              <w:noProof/>
                            </w:rPr>
                            <m:t>M</m:t>
                          </w:ins>
                        </m:r>
                      </m:sub>
                    </m:sSub>
                    <m:ctrlPr>
                      <w:ins w:id="617" w:author="Omar R Abuodeh" w:date="2023-04-13T13:00:00Z">
                        <w:rPr>
                          <w:rFonts w:ascii="Cambria Math" w:hAnsi="Cambria Math"/>
                          <w:i/>
                          <w:noProof/>
                        </w:rPr>
                      </w:ins>
                    </m:ctrlPr>
                  </m:e>
                </m:mr>
                <m:mr>
                  <m:e>
                    <m:r>
                      <w:ins w:id="618" w:author="Omar R Abuodeh" w:date="2023-04-13T13:00:00Z">
                        <w:rPr>
                          <w:rFonts w:ascii="Cambria Math" w:hAnsi="Cambria Math"/>
                          <w:noProof/>
                        </w:rPr>
                        <m:t>-</m:t>
                      </w:ins>
                    </m:r>
                    <m:sSub>
                      <m:sSubPr>
                        <m:ctrlPr>
                          <w:ins w:id="619" w:author="Omar R Abuodeh" w:date="2023-04-13T13:00:00Z">
                            <w:rPr>
                              <w:rFonts w:ascii="Cambria Math" w:hAnsi="Cambria Math"/>
                              <w:i/>
                              <w:noProof/>
                            </w:rPr>
                          </w:ins>
                        </m:ctrlPr>
                      </m:sSubPr>
                      <m:e>
                        <m:r>
                          <w:ins w:id="620" w:author="Omar R Abuodeh" w:date="2023-04-13T13:00:00Z">
                            <w:rPr>
                              <w:rFonts w:ascii="Cambria Math" w:hAnsi="Cambria Math"/>
                              <w:noProof/>
                            </w:rPr>
                            <m:t>K</m:t>
                          </w:ins>
                        </m:r>
                      </m:e>
                      <m:sub>
                        <m:r>
                          <w:ins w:id="621" w:author="Omar R Abuodeh" w:date="2023-04-13T13:00:00Z">
                            <w:rPr>
                              <w:rFonts w:ascii="Cambria Math" w:hAnsi="Cambria Math"/>
                              <w:noProof/>
                            </w:rPr>
                            <m:t>FS</m:t>
                          </w:ins>
                        </m:r>
                      </m:sub>
                    </m:sSub>
                    <m:r>
                      <w:ins w:id="622" w:author="Omar R Abuodeh" w:date="2023-04-13T13:00:00Z">
                        <w:rPr>
                          <w:rFonts w:ascii="Cambria Math" w:hAnsi="Cambria Math"/>
                          <w:noProof/>
                        </w:rPr>
                        <m:t>a+</m:t>
                      </w:ins>
                    </m:r>
                    <m:sSub>
                      <m:sSubPr>
                        <m:ctrlPr>
                          <w:ins w:id="623" w:author="Omar R Abuodeh" w:date="2023-04-13T13:00:00Z">
                            <w:rPr>
                              <w:rFonts w:ascii="Cambria Math" w:hAnsi="Cambria Math"/>
                              <w:i/>
                              <w:noProof/>
                            </w:rPr>
                          </w:ins>
                        </m:ctrlPr>
                      </m:sSubPr>
                      <m:e>
                        <m:r>
                          <w:ins w:id="624" w:author="Omar R Abuodeh" w:date="2023-04-13T13:00:00Z">
                            <w:rPr>
                              <w:rFonts w:ascii="Cambria Math" w:hAnsi="Cambria Math"/>
                              <w:noProof/>
                            </w:rPr>
                            <m:t>K</m:t>
                          </w:ins>
                        </m:r>
                      </m:e>
                      <m:sub>
                        <m:r>
                          <w:ins w:id="625" w:author="Omar R Abuodeh" w:date="2023-04-13T13:00:00Z">
                            <w:rPr>
                              <w:rFonts w:ascii="Cambria Math" w:hAnsi="Cambria Math"/>
                              <w:noProof/>
                            </w:rPr>
                            <m:t>RS</m:t>
                          </w:ins>
                        </m:r>
                      </m:sub>
                    </m:sSub>
                    <m:r>
                      <w:ins w:id="626" w:author="Omar R Abuodeh" w:date="2023-04-13T13:00:00Z">
                        <w:rPr>
                          <w:rFonts w:ascii="Cambria Math" w:hAnsi="Cambria Math"/>
                          <w:noProof/>
                        </w:rPr>
                        <m:t>b-</m:t>
                      </w:ins>
                    </m:r>
                    <m:sSub>
                      <m:sSubPr>
                        <m:ctrlPr>
                          <w:ins w:id="627" w:author="Omar R Abuodeh" w:date="2023-04-13T13:00:00Z">
                            <w:rPr>
                              <w:rFonts w:ascii="Cambria Math" w:hAnsi="Cambria Math"/>
                              <w:i/>
                              <w:noProof/>
                            </w:rPr>
                          </w:ins>
                        </m:ctrlPr>
                      </m:sSubPr>
                      <m:e>
                        <m:r>
                          <w:ins w:id="628" w:author="Omar R Abuodeh" w:date="2023-04-13T13:00:00Z">
                            <w:rPr>
                              <w:rFonts w:ascii="Cambria Math" w:hAnsi="Cambria Math"/>
                              <w:noProof/>
                            </w:rPr>
                            <m:t>K</m:t>
                          </w:ins>
                        </m:r>
                      </m:e>
                      <m:sub>
                        <m:r>
                          <w:ins w:id="629" w:author="Omar R Abuodeh" w:date="2023-04-13T13:00:00Z">
                            <w:rPr>
                              <w:rFonts w:ascii="Cambria Math" w:hAnsi="Cambria Math"/>
                              <w:noProof/>
                            </w:rPr>
                            <m:t>M</m:t>
                          </w:ins>
                        </m:r>
                      </m:sub>
                    </m:sSub>
                    <m:r>
                      <w:ins w:id="630" w:author="Omar R Abuodeh" w:date="2023-04-13T13:00:00Z">
                        <w:rPr>
                          <w:rFonts w:ascii="Cambria Math" w:hAnsi="Cambria Math"/>
                          <w:noProof/>
                        </w:rPr>
                        <m:t>a</m:t>
                      </w:ins>
                    </m:r>
                    <m:ctrlPr>
                      <w:ins w:id="631" w:author="Omar R Abuodeh" w:date="2023-04-13T13:00:00Z">
                        <w:rPr>
                          <w:rFonts w:ascii="Cambria Math" w:hAnsi="Cambria Math"/>
                          <w:i/>
                          <w:noProof/>
                        </w:rPr>
                      </w:ins>
                    </m:ctrlPr>
                  </m:e>
                  <m:e>
                    <m:sSub>
                      <m:sSubPr>
                        <m:ctrlPr>
                          <w:ins w:id="632" w:author="Omar R Abuodeh" w:date="2023-04-13T13:00:00Z">
                            <w:rPr>
                              <w:rFonts w:ascii="Cambria Math" w:hAnsi="Cambria Math"/>
                              <w:i/>
                              <w:noProof/>
                            </w:rPr>
                          </w:ins>
                        </m:ctrlPr>
                      </m:sSubPr>
                      <m:e>
                        <m:r>
                          <w:ins w:id="633" w:author="Omar R Abuodeh" w:date="2023-04-13T13:00:00Z">
                            <w:rPr>
                              <w:rFonts w:ascii="Cambria Math" w:hAnsi="Cambria Math"/>
                              <w:noProof/>
                            </w:rPr>
                            <m:t>K</m:t>
                          </w:ins>
                        </m:r>
                      </m:e>
                      <m:sub>
                        <m:r>
                          <w:ins w:id="634" w:author="Omar R Abuodeh" w:date="2023-04-13T13:00:00Z">
                            <w:rPr>
                              <w:rFonts w:ascii="Cambria Math" w:hAnsi="Cambria Math"/>
                              <w:noProof/>
                            </w:rPr>
                            <m:t>FS</m:t>
                          </w:ins>
                        </m:r>
                      </m:sub>
                    </m:sSub>
                    <m:sSup>
                      <m:sSupPr>
                        <m:ctrlPr>
                          <w:ins w:id="635" w:author="Omar R Abuodeh" w:date="2023-04-13T13:00:00Z">
                            <w:rPr>
                              <w:rFonts w:ascii="Cambria Math" w:hAnsi="Cambria Math"/>
                              <w:i/>
                              <w:noProof/>
                            </w:rPr>
                          </w:ins>
                        </m:ctrlPr>
                      </m:sSupPr>
                      <m:e>
                        <m:r>
                          <w:ins w:id="636" w:author="Omar R Abuodeh" w:date="2023-04-13T13:00:00Z">
                            <w:rPr>
                              <w:rFonts w:ascii="Cambria Math" w:hAnsi="Cambria Math"/>
                              <w:noProof/>
                            </w:rPr>
                            <m:t>a</m:t>
                          </w:ins>
                        </m:r>
                      </m:e>
                      <m:sup>
                        <m:r>
                          <w:ins w:id="637" w:author="Omar R Abuodeh" w:date="2023-04-13T13:00:00Z">
                            <w:rPr>
                              <w:rFonts w:ascii="Cambria Math" w:hAnsi="Cambria Math"/>
                              <w:noProof/>
                            </w:rPr>
                            <m:t>2</m:t>
                          </w:ins>
                        </m:r>
                      </m:sup>
                    </m:sSup>
                    <m:r>
                      <w:ins w:id="638" w:author="Omar R Abuodeh" w:date="2023-04-13T13:00:00Z">
                        <w:rPr>
                          <w:rFonts w:ascii="Cambria Math" w:hAnsi="Cambria Math"/>
                          <w:noProof/>
                        </w:rPr>
                        <m:t>+</m:t>
                      </w:ins>
                    </m:r>
                    <m:sSub>
                      <m:sSubPr>
                        <m:ctrlPr>
                          <w:ins w:id="639" w:author="Omar R Abuodeh" w:date="2023-04-13T13:00:00Z">
                            <w:rPr>
                              <w:rFonts w:ascii="Cambria Math" w:hAnsi="Cambria Math"/>
                              <w:i/>
                              <w:noProof/>
                            </w:rPr>
                          </w:ins>
                        </m:ctrlPr>
                      </m:sSubPr>
                      <m:e>
                        <m:r>
                          <w:ins w:id="640" w:author="Omar R Abuodeh" w:date="2023-04-13T13:00:00Z">
                            <w:rPr>
                              <w:rFonts w:ascii="Cambria Math" w:hAnsi="Cambria Math"/>
                              <w:noProof/>
                            </w:rPr>
                            <m:t>K</m:t>
                          </w:ins>
                        </m:r>
                      </m:e>
                      <m:sub>
                        <m:r>
                          <w:ins w:id="641" w:author="Omar R Abuodeh" w:date="2023-04-13T13:00:00Z">
                            <w:rPr>
                              <w:rFonts w:ascii="Cambria Math" w:hAnsi="Cambria Math"/>
                              <w:noProof/>
                            </w:rPr>
                            <m:t>RS</m:t>
                          </w:ins>
                        </m:r>
                      </m:sub>
                    </m:sSub>
                    <m:sSup>
                      <m:sSupPr>
                        <m:ctrlPr>
                          <w:ins w:id="642" w:author="Omar R Abuodeh" w:date="2023-04-13T13:00:00Z">
                            <w:rPr>
                              <w:rFonts w:ascii="Cambria Math" w:hAnsi="Cambria Math"/>
                              <w:i/>
                              <w:noProof/>
                            </w:rPr>
                          </w:ins>
                        </m:ctrlPr>
                      </m:sSupPr>
                      <m:e>
                        <m:r>
                          <w:ins w:id="643" w:author="Omar R Abuodeh" w:date="2023-04-13T13:00:00Z">
                            <w:rPr>
                              <w:rFonts w:ascii="Cambria Math" w:hAnsi="Cambria Math"/>
                              <w:noProof/>
                            </w:rPr>
                            <m:t>b</m:t>
                          </w:ins>
                        </m:r>
                      </m:e>
                      <m:sup>
                        <m:r>
                          <w:ins w:id="644" w:author="Omar R Abuodeh" w:date="2023-04-13T13:00:00Z">
                            <w:rPr>
                              <w:rFonts w:ascii="Cambria Math" w:hAnsi="Cambria Math"/>
                              <w:noProof/>
                            </w:rPr>
                            <m:t>2</m:t>
                          </w:ins>
                        </m:r>
                      </m:sup>
                    </m:sSup>
                    <m:r>
                      <w:ins w:id="645" w:author="Omar R Abuodeh" w:date="2023-04-13T13:00:00Z">
                        <w:rPr>
                          <w:rFonts w:ascii="Cambria Math" w:hAnsi="Cambria Math"/>
                          <w:noProof/>
                        </w:rPr>
                        <m:t>+</m:t>
                      </w:ins>
                    </m:r>
                    <m:sSub>
                      <m:sSubPr>
                        <m:ctrlPr>
                          <w:ins w:id="646" w:author="Omar R Abuodeh" w:date="2023-04-13T13:00:00Z">
                            <w:rPr>
                              <w:rFonts w:ascii="Cambria Math" w:hAnsi="Cambria Math"/>
                              <w:i/>
                              <w:noProof/>
                            </w:rPr>
                          </w:ins>
                        </m:ctrlPr>
                      </m:sSubPr>
                      <m:e>
                        <m:r>
                          <w:ins w:id="647" w:author="Omar R Abuodeh" w:date="2023-04-13T13:00:00Z">
                            <w:rPr>
                              <w:rFonts w:ascii="Cambria Math" w:hAnsi="Cambria Math"/>
                              <w:noProof/>
                            </w:rPr>
                            <m:t>K</m:t>
                          </w:ins>
                        </m:r>
                      </m:e>
                      <m:sub>
                        <m:r>
                          <w:ins w:id="648" w:author="Omar R Abuodeh" w:date="2023-04-13T13:00:00Z">
                            <w:rPr>
                              <w:rFonts w:ascii="Cambria Math" w:hAnsi="Cambria Math"/>
                              <w:noProof/>
                            </w:rPr>
                            <m:t>M</m:t>
                          </w:ins>
                        </m:r>
                      </m:sub>
                    </m:sSub>
                    <m:sSup>
                      <m:sSupPr>
                        <m:ctrlPr>
                          <w:ins w:id="649" w:author="Omar R Abuodeh" w:date="2023-04-13T13:00:00Z">
                            <w:rPr>
                              <w:rFonts w:ascii="Cambria Math" w:hAnsi="Cambria Math"/>
                              <w:i/>
                              <w:noProof/>
                            </w:rPr>
                          </w:ins>
                        </m:ctrlPr>
                      </m:sSupPr>
                      <m:e>
                        <m:r>
                          <w:ins w:id="650" w:author="Omar R Abuodeh" w:date="2023-04-13T13:00:00Z">
                            <w:rPr>
                              <w:rFonts w:ascii="Cambria Math" w:hAnsi="Cambria Math"/>
                              <w:noProof/>
                            </w:rPr>
                            <m:t>a</m:t>
                          </w:ins>
                        </m:r>
                      </m:e>
                      <m:sup>
                        <m:r>
                          <w:ins w:id="651" w:author="Omar R Abuodeh" w:date="2023-04-13T13:00:00Z">
                            <w:rPr>
                              <w:rFonts w:ascii="Cambria Math" w:hAnsi="Cambria Math"/>
                              <w:noProof/>
                            </w:rPr>
                            <m:t>2</m:t>
                          </w:ins>
                        </m:r>
                      </m:sup>
                    </m:sSup>
                    <m:ctrlPr>
                      <w:ins w:id="652" w:author="Omar R Abuodeh" w:date="2023-04-13T13:00:00Z">
                        <w:rPr>
                          <w:rFonts w:ascii="Cambria Math" w:hAnsi="Cambria Math"/>
                          <w:i/>
                          <w:noProof/>
                        </w:rPr>
                      </w:ins>
                    </m:ctrlPr>
                  </m:e>
                  <m:e>
                    <m:sSub>
                      <m:sSubPr>
                        <m:ctrlPr>
                          <w:ins w:id="653" w:author="Omar R Abuodeh" w:date="2023-04-13T13:00:00Z">
                            <w:rPr>
                              <w:rFonts w:ascii="Cambria Math" w:hAnsi="Cambria Math"/>
                              <w:i/>
                              <w:noProof/>
                            </w:rPr>
                          </w:ins>
                        </m:ctrlPr>
                      </m:sSubPr>
                      <m:e>
                        <m:r>
                          <w:ins w:id="654" w:author="Omar R Abuodeh" w:date="2023-04-13T13:00:00Z">
                            <w:rPr>
                              <w:rFonts w:ascii="Cambria Math" w:hAnsi="Cambria Math"/>
                              <w:noProof/>
                            </w:rPr>
                            <m:t>K</m:t>
                          </w:ins>
                        </m:r>
                      </m:e>
                      <m:sub>
                        <m:r>
                          <w:ins w:id="655" w:author="Omar R Abuodeh" w:date="2023-04-13T13:00:00Z">
                            <w:rPr>
                              <w:rFonts w:ascii="Cambria Math" w:hAnsi="Cambria Math"/>
                              <w:noProof/>
                            </w:rPr>
                            <m:t>FS</m:t>
                          </w:ins>
                        </m:r>
                      </m:sub>
                    </m:sSub>
                    <m:r>
                      <w:ins w:id="656" w:author="Omar R Abuodeh" w:date="2023-04-13T13:00:00Z">
                        <w:rPr>
                          <w:rFonts w:ascii="Cambria Math" w:hAnsi="Cambria Math"/>
                          <w:noProof/>
                        </w:rPr>
                        <m:t>a</m:t>
                      </w:ins>
                    </m:r>
                    <m:ctrlPr>
                      <w:ins w:id="657" w:author="Omar R Abuodeh" w:date="2023-04-13T13:00:00Z">
                        <w:rPr>
                          <w:rFonts w:ascii="Cambria Math" w:hAnsi="Cambria Math"/>
                          <w:i/>
                          <w:noProof/>
                        </w:rPr>
                      </w:ins>
                    </m:ctrlPr>
                  </m:e>
                  <m:e>
                    <m:r>
                      <w:ins w:id="658" w:author="Omar R Abuodeh" w:date="2023-04-13T13:00:00Z">
                        <w:rPr>
                          <w:rFonts w:ascii="Cambria Math" w:hAnsi="Cambria Math"/>
                          <w:noProof/>
                        </w:rPr>
                        <m:t>-</m:t>
                      </w:ins>
                    </m:r>
                    <m:sSub>
                      <m:sSubPr>
                        <m:ctrlPr>
                          <w:ins w:id="659" w:author="Omar R Abuodeh" w:date="2023-04-13T13:00:00Z">
                            <w:rPr>
                              <w:rFonts w:ascii="Cambria Math" w:hAnsi="Cambria Math"/>
                              <w:i/>
                              <w:noProof/>
                            </w:rPr>
                          </w:ins>
                        </m:ctrlPr>
                      </m:sSubPr>
                      <m:e>
                        <m:r>
                          <w:ins w:id="660" w:author="Omar R Abuodeh" w:date="2023-04-13T13:00:00Z">
                            <w:rPr>
                              <w:rFonts w:ascii="Cambria Math" w:hAnsi="Cambria Math"/>
                              <w:noProof/>
                            </w:rPr>
                            <m:t>K</m:t>
                          </w:ins>
                        </m:r>
                      </m:e>
                      <m:sub>
                        <m:r>
                          <w:ins w:id="661" w:author="Omar R Abuodeh" w:date="2023-04-13T13:00:00Z">
                            <w:rPr>
                              <w:rFonts w:ascii="Cambria Math" w:hAnsi="Cambria Math"/>
                              <w:noProof/>
                            </w:rPr>
                            <m:t>RS</m:t>
                          </w:ins>
                        </m:r>
                      </m:sub>
                    </m:sSub>
                    <m:r>
                      <w:ins w:id="662" w:author="Omar R Abuodeh" w:date="2023-04-13T13:00:00Z">
                        <w:rPr>
                          <w:rFonts w:ascii="Cambria Math" w:hAnsi="Cambria Math"/>
                          <w:noProof/>
                        </w:rPr>
                        <m:t>b</m:t>
                      </w:ins>
                    </m:r>
                    <m:ctrlPr>
                      <w:ins w:id="663" w:author="Omar R Abuodeh" w:date="2023-04-13T13:00:00Z">
                        <w:rPr>
                          <w:rFonts w:ascii="Cambria Math" w:hAnsi="Cambria Math"/>
                          <w:i/>
                          <w:noProof/>
                        </w:rPr>
                      </w:ins>
                    </m:ctrlPr>
                  </m:e>
                  <m:e>
                    <m:sSub>
                      <m:sSubPr>
                        <m:ctrlPr>
                          <w:ins w:id="664" w:author="Omar R Abuodeh" w:date="2023-04-13T13:00:00Z">
                            <w:rPr>
                              <w:rFonts w:ascii="Cambria Math" w:hAnsi="Cambria Math"/>
                              <w:i/>
                              <w:noProof/>
                            </w:rPr>
                          </w:ins>
                        </m:ctrlPr>
                      </m:sSubPr>
                      <m:e>
                        <m:r>
                          <w:ins w:id="665" w:author="Omar R Abuodeh" w:date="2023-04-13T13:00:00Z">
                            <w:rPr>
                              <w:rFonts w:ascii="Cambria Math" w:hAnsi="Cambria Math"/>
                              <w:noProof/>
                            </w:rPr>
                            <m:t>K</m:t>
                          </w:ins>
                        </m:r>
                      </m:e>
                      <m:sub>
                        <m:r>
                          <w:ins w:id="666" w:author="Omar R Abuodeh" w:date="2023-04-13T13:00:00Z">
                            <w:rPr>
                              <w:rFonts w:ascii="Cambria Math" w:hAnsi="Cambria Math"/>
                              <w:noProof/>
                            </w:rPr>
                            <m:t>M</m:t>
                          </w:ins>
                        </m:r>
                      </m:sub>
                    </m:sSub>
                    <m:r>
                      <w:ins w:id="667" w:author="Omar R Abuodeh" w:date="2023-04-13T13:00:00Z">
                        <w:rPr>
                          <w:rFonts w:ascii="Cambria Math" w:hAnsi="Cambria Math"/>
                          <w:noProof/>
                        </w:rPr>
                        <m:t>a</m:t>
                      </w:ins>
                    </m:r>
                    <m:ctrlPr>
                      <w:ins w:id="668" w:author="Omar R Abuodeh" w:date="2023-04-13T13:00:00Z">
                        <w:rPr>
                          <w:rFonts w:ascii="Cambria Math" w:hAnsi="Cambria Math"/>
                          <w:i/>
                          <w:noProof/>
                        </w:rPr>
                      </w:ins>
                    </m:ctrlPr>
                  </m:e>
                </m:mr>
                <m:mr>
                  <m:e>
                    <m:r>
                      <w:ins w:id="669" w:author="Omar R Abuodeh" w:date="2023-04-13T13:00:00Z">
                        <w:rPr>
                          <w:rFonts w:ascii="Cambria Math" w:hAnsi="Cambria Math"/>
                          <w:noProof/>
                        </w:rPr>
                        <m:t>-</m:t>
                      </w:ins>
                    </m:r>
                    <m:sSub>
                      <m:sSubPr>
                        <m:ctrlPr>
                          <w:ins w:id="670" w:author="Omar R Abuodeh" w:date="2023-04-13T13:00:00Z">
                            <w:rPr>
                              <w:rFonts w:ascii="Cambria Math" w:hAnsi="Cambria Math"/>
                              <w:i/>
                              <w:noProof/>
                            </w:rPr>
                          </w:ins>
                        </m:ctrlPr>
                      </m:sSubPr>
                      <m:e>
                        <m:r>
                          <w:ins w:id="671" w:author="Omar R Abuodeh" w:date="2023-04-13T13:00:00Z">
                            <w:rPr>
                              <w:rFonts w:ascii="Cambria Math" w:hAnsi="Cambria Math"/>
                              <w:noProof/>
                            </w:rPr>
                            <m:t>K</m:t>
                          </w:ins>
                        </m:r>
                      </m:e>
                      <m:sub>
                        <m:r>
                          <w:ins w:id="672" w:author="Omar R Abuodeh" w:date="2023-04-13T13:00:00Z">
                            <w:rPr>
                              <w:rFonts w:ascii="Cambria Math" w:hAnsi="Cambria Math"/>
                              <w:noProof/>
                            </w:rPr>
                            <m:t>FS</m:t>
                          </w:ins>
                        </m:r>
                      </m:sub>
                    </m:sSub>
                    <m:ctrlPr>
                      <w:ins w:id="673" w:author="Omar R Abuodeh" w:date="2023-04-13T13:00:00Z">
                        <w:rPr>
                          <w:rFonts w:ascii="Cambria Math" w:hAnsi="Cambria Math"/>
                          <w:i/>
                          <w:noProof/>
                        </w:rPr>
                      </w:ins>
                    </m:ctrlPr>
                  </m:e>
                  <m:e>
                    <m:sSub>
                      <m:sSubPr>
                        <m:ctrlPr>
                          <w:ins w:id="674" w:author="Omar R Abuodeh" w:date="2023-04-13T13:00:00Z">
                            <w:rPr>
                              <w:rFonts w:ascii="Cambria Math" w:hAnsi="Cambria Math"/>
                              <w:i/>
                              <w:noProof/>
                            </w:rPr>
                          </w:ins>
                        </m:ctrlPr>
                      </m:sSubPr>
                      <m:e>
                        <m:r>
                          <w:ins w:id="675" w:author="Omar R Abuodeh" w:date="2023-04-13T13:00:00Z">
                            <w:rPr>
                              <w:rFonts w:ascii="Cambria Math" w:hAnsi="Cambria Math"/>
                              <w:noProof/>
                            </w:rPr>
                            <m:t>K</m:t>
                          </w:ins>
                        </m:r>
                      </m:e>
                      <m:sub>
                        <m:r>
                          <w:ins w:id="676" w:author="Omar R Abuodeh" w:date="2023-04-13T13:00:00Z">
                            <w:rPr>
                              <w:rFonts w:ascii="Cambria Math" w:hAnsi="Cambria Math"/>
                              <w:noProof/>
                            </w:rPr>
                            <m:t>FS</m:t>
                          </w:ins>
                        </m:r>
                      </m:sub>
                    </m:sSub>
                    <m:r>
                      <w:ins w:id="677" w:author="Omar R Abuodeh" w:date="2023-04-13T13:00:00Z">
                        <w:rPr>
                          <w:rFonts w:ascii="Cambria Math" w:hAnsi="Cambria Math"/>
                          <w:noProof/>
                        </w:rPr>
                        <m:t>a</m:t>
                      </w:ins>
                    </m:r>
                    <m:ctrlPr>
                      <w:ins w:id="678" w:author="Omar R Abuodeh" w:date="2023-04-13T13:00:00Z">
                        <w:rPr>
                          <w:rFonts w:ascii="Cambria Math" w:hAnsi="Cambria Math"/>
                          <w:i/>
                          <w:noProof/>
                        </w:rPr>
                      </w:ins>
                    </m:ctrlPr>
                  </m:e>
                  <m:e>
                    <m:sSub>
                      <m:sSubPr>
                        <m:ctrlPr>
                          <w:ins w:id="679" w:author="Omar R Abuodeh" w:date="2023-04-13T13:00:00Z">
                            <w:rPr>
                              <w:rFonts w:ascii="Cambria Math" w:hAnsi="Cambria Math"/>
                              <w:i/>
                              <w:noProof/>
                            </w:rPr>
                          </w:ins>
                        </m:ctrlPr>
                      </m:sSubPr>
                      <m:e>
                        <m:r>
                          <w:ins w:id="680" w:author="Omar R Abuodeh" w:date="2023-04-13T13:00:00Z">
                            <w:rPr>
                              <w:rFonts w:ascii="Cambria Math" w:hAnsi="Cambria Math"/>
                              <w:noProof/>
                            </w:rPr>
                            <m:t>K</m:t>
                          </w:ins>
                        </m:r>
                      </m:e>
                      <m:sub>
                        <m:r>
                          <w:ins w:id="681" w:author="Omar R Abuodeh" w:date="2023-04-13T13:00:00Z">
                            <w:rPr>
                              <w:rFonts w:ascii="Cambria Math" w:hAnsi="Cambria Math"/>
                              <w:noProof/>
                            </w:rPr>
                            <m:t>FS</m:t>
                          </w:ins>
                        </m:r>
                      </m:sub>
                    </m:sSub>
                    <m:r>
                      <w:ins w:id="682" w:author="Omar R Abuodeh" w:date="2023-04-13T13:00:00Z">
                        <w:rPr>
                          <w:rFonts w:ascii="Cambria Math" w:hAnsi="Cambria Math"/>
                          <w:noProof/>
                        </w:rPr>
                        <m:t>+</m:t>
                      </w:ins>
                    </m:r>
                    <m:sSub>
                      <m:sSubPr>
                        <m:ctrlPr>
                          <w:ins w:id="683" w:author="Omar R Abuodeh" w:date="2023-04-13T13:00:00Z">
                            <w:rPr>
                              <w:rFonts w:ascii="Cambria Math" w:hAnsi="Cambria Math"/>
                              <w:i/>
                              <w:noProof/>
                            </w:rPr>
                          </w:ins>
                        </m:ctrlPr>
                      </m:sSubPr>
                      <m:e>
                        <m:r>
                          <w:ins w:id="684" w:author="Omar R Abuodeh" w:date="2023-04-13T13:00:00Z">
                            <w:rPr>
                              <w:rFonts w:ascii="Cambria Math" w:hAnsi="Cambria Math"/>
                              <w:noProof/>
                            </w:rPr>
                            <m:t>K</m:t>
                          </w:ins>
                        </m:r>
                      </m:e>
                      <m:sub>
                        <m:r>
                          <w:ins w:id="685" w:author="Omar R Abuodeh" w:date="2023-04-13T13:00:00Z">
                            <w:rPr>
                              <w:rFonts w:ascii="Cambria Math" w:hAnsi="Cambria Math"/>
                              <w:noProof/>
                            </w:rPr>
                            <m:t>FT</m:t>
                          </w:ins>
                        </m:r>
                      </m:sub>
                    </m:sSub>
                    <m:ctrlPr>
                      <w:ins w:id="686" w:author="Omar R Abuodeh" w:date="2023-04-13T13:00:00Z">
                        <w:rPr>
                          <w:rFonts w:ascii="Cambria Math" w:hAnsi="Cambria Math"/>
                          <w:i/>
                          <w:noProof/>
                        </w:rPr>
                      </w:ins>
                    </m:ctrlPr>
                  </m:e>
                  <m:e>
                    <m:r>
                      <w:ins w:id="687" w:author="Omar R Abuodeh" w:date="2023-04-13T13:00:00Z">
                        <w:rPr>
                          <w:rFonts w:ascii="Cambria Math" w:hAnsi="Cambria Math"/>
                          <w:noProof/>
                        </w:rPr>
                        <m:t>0</m:t>
                      </w:ins>
                    </m:r>
                    <m:ctrlPr>
                      <w:ins w:id="688" w:author="Omar R Abuodeh" w:date="2023-04-13T13:00:00Z">
                        <w:rPr>
                          <w:rFonts w:ascii="Cambria Math" w:hAnsi="Cambria Math"/>
                          <w:i/>
                          <w:noProof/>
                        </w:rPr>
                      </w:ins>
                    </m:ctrlPr>
                  </m:e>
                  <m:e>
                    <m:r>
                      <w:ins w:id="689" w:author="Omar R Abuodeh" w:date="2023-04-13T13:00:00Z">
                        <w:rPr>
                          <w:rFonts w:ascii="Cambria Math" w:hAnsi="Cambria Math"/>
                          <w:noProof/>
                        </w:rPr>
                        <m:t>0</m:t>
                      </w:ins>
                    </m:r>
                    <m:ctrlPr>
                      <w:ins w:id="690" w:author="Omar R Abuodeh" w:date="2023-04-13T13:00:00Z">
                        <w:rPr>
                          <w:rFonts w:ascii="Cambria Math" w:hAnsi="Cambria Math"/>
                          <w:i/>
                          <w:noProof/>
                        </w:rPr>
                      </w:ins>
                    </m:ctrlPr>
                  </m:e>
                </m:mr>
                <m:mr>
                  <m:e>
                    <m:r>
                      <w:ins w:id="691" w:author="Omar R Abuodeh" w:date="2023-04-13T13:00:00Z">
                        <w:rPr>
                          <w:rFonts w:ascii="Cambria Math" w:hAnsi="Cambria Math"/>
                          <w:noProof/>
                        </w:rPr>
                        <m:t>-</m:t>
                      </w:ins>
                    </m:r>
                    <m:sSub>
                      <m:sSubPr>
                        <m:ctrlPr>
                          <w:ins w:id="692" w:author="Omar R Abuodeh" w:date="2023-04-13T13:00:00Z">
                            <w:rPr>
                              <w:rFonts w:ascii="Cambria Math" w:hAnsi="Cambria Math"/>
                              <w:i/>
                              <w:noProof/>
                            </w:rPr>
                          </w:ins>
                        </m:ctrlPr>
                      </m:sSubPr>
                      <m:e>
                        <m:r>
                          <w:ins w:id="693" w:author="Omar R Abuodeh" w:date="2023-04-13T13:00:00Z">
                            <w:rPr>
                              <w:rFonts w:ascii="Cambria Math" w:hAnsi="Cambria Math"/>
                              <w:noProof/>
                            </w:rPr>
                            <m:t>K</m:t>
                          </w:ins>
                        </m:r>
                      </m:e>
                      <m:sub>
                        <m:r>
                          <w:ins w:id="694" w:author="Omar R Abuodeh" w:date="2023-04-13T13:00:00Z">
                            <w:rPr>
                              <w:rFonts w:ascii="Cambria Math" w:hAnsi="Cambria Math"/>
                              <w:noProof/>
                            </w:rPr>
                            <m:t>RS</m:t>
                          </w:ins>
                        </m:r>
                      </m:sub>
                    </m:sSub>
                    <m:ctrlPr>
                      <w:ins w:id="695" w:author="Omar R Abuodeh" w:date="2023-04-13T13:00:00Z">
                        <w:rPr>
                          <w:rFonts w:ascii="Cambria Math" w:hAnsi="Cambria Math"/>
                          <w:i/>
                          <w:noProof/>
                        </w:rPr>
                      </w:ins>
                    </m:ctrlPr>
                  </m:e>
                  <m:e>
                    <m:r>
                      <w:ins w:id="696" w:author="Omar R Abuodeh" w:date="2023-04-13T13:00:00Z">
                        <w:rPr>
                          <w:rFonts w:ascii="Cambria Math" w:hAnsi="Cambria Math"/>
                          <w:noProof/>
                        </w:rPr>
                        <m:t>-</m:t>
                      </w:ins>
                    </m:r>
                    <m:sSub>
                      <m:sSubPr>
                        <m:ctrlPr>
                          <w:ins w:id="697" w:author="Omar R Abuodeh" w:date="2023-04-13T13:00:00Z">
                            <w:rPr>
                              <w:rFonts w:ascii="Cambria Math" w:hAnsi="Cambria Math"/>
                              <w:i/>
                              <w:noProof/>
                            </w:rPr>
                          </w:ins>
                        </m:ctrlPr>
                      </m:sSubPr>
                      <m:e>
                        <m:r>
                          <w:ins w:id="698" w:author="Omar R Abuodeh" w:date="2023-04-13T13:00:00Z">
                            <w:rPr>
                              <w:rFonts w:ascii="Cambria Math" w:hAnsi="Cambria Math"/>
                              <w:noProof/>
                            </w:rPr>
                            <m:t>K</m:t>
                          </w:ins>
                        </m:r>
                      </m:e>
                      <m:sub>
                        <m:r>
                          <w:ins w:id="699" w:author="Omar R Abuodeh" w:date="2023-04-13T13:00:00Z">
                            <w:rPr>
                              <w:rFonts w:ascii="Cambria Math" w:hAnsi="Cambria Math"/>
                              <w:noProof/>
                            </w:rPr>
                            <m:t>RS</m:t>
                          </w:ins>
                        </m:r>
                      </m:sub>
                    </m:sSub>
                    <m:r>
                      <w:ins w:id="700" w:author="Omar R Abuodeh" w:date="2023-04-13T13:00:00Z">
                        <w:rPr>
                          <w:rFonts w:ascii="Cambria Math" w:hAnsi="Cambria Math"/>
                          <w:noProof/>
                        </w:rPr>
                        <m:t>b</m:t>
                      </w:ins>
                    </m:r>
                    <m:ctrlPr>
                      <w:ins w:id="701" w:author="Omar R Abuodeh" w:date="2023-04-13T13:00:00Z">
                        <w:rPr>
                          <w:rFonts w:ascii="Cambria Math" w:hAnsi="Cambria Math"/>
                          <w:i/>
                          <w:noProof/>
                        </w:rPr>
                      </w:ins>
                    </m:ctrlPr>
                  </m:e>
                  <m:e>
                    <m:r>
                      <w:ins w:id="702" w:author="Omar R Abuodeh" w:date="2023-04-13T13:00:00Z">
                        <w:rPr>
                          <w:rFonts w:ascii="Cambria Math" w:hAnsi="Cambria Math"/>
                          <w:noProof/>
                        </w:rPr>
                        <m:t>0</m:t>
                      </w:ins>
                    </m:r>
                    <m:ctrlPr>
                      <w:ins w:id="703" w:author="Omar R Abuodeh" w:date="2023-04-13T13:00:00Z">
                        <w:rPr>
                          <w:rFonts w:ascii="Cambria Math" w:hAnsi="Cambria Math"/>
                          <w:i/>
                          <w:noProof/>
                        </w:rPr>
                      </w:ins>
                    </m:ctrlPr>
                  </m:e>
                  <m:e>
                    <m:sSub>
                      <m:sSubPr>
                        <m:ctrlPr>
                          <w:ins w:id="704" w:author="Omar R Abuodeh" w:date="2023-04-13T13:00:00Z">
                            <w:rPr>
                              <w:rFonts w:ascii="Cambria Math" w:hAnsi="Cambria Math"/>
                              <w:i/>
                              <w:noProof/>
                            </w:rPr>
                          </w:ins>
                        </m:ctrlPr>
                      </m:sSubPr>
                      <m:e>
                        <m:r>
                          <w:ins w:id="705" w:author="Omar R Abuodeh" w:date="2023-04-13T13:00:00Z">
                            <w:rPr>
                              <w:rFonts w:ascii="Cambria Math" w:hAnsi="Cambria Math"/>
                              <w:noProof/>
                            </w:rPr>
                            <m:t>K</m:t>
                          </w:ins>
                        </m:r>
                      </m:e>
                      <m:sub>
                        <m:r>
                          <w:ins w:id="706" w:author="Omar R Abuodeh" w:date="2023-04-13T13:00:00Z">
                            <w:rPr>
                              <w:rFonts w:ascii="Cambria Math" w:hAnsi="Cambria Math"/>
                              <w:noProof/>
                            </w:rPr>
                            <m:t>RS</m:t>
                          </w:ins>
                        </m:r>
                      </m:sub>
                    </m:sSub>
                    <m:r>
                      <w:ins w:id="707" w:author="Omar R Abuodeh" w:date="2023-04-13T13:00:00Z">
                        <w:rPr>
                          <w:rFonts w:ascii="Cambria Math" w:hAnsi="Cambria Math"/>
                          <w:noProof/>
                        </w:rPr>
                        <m:t>+</m:t>
                      </w:ins>
                    </m:r>
                    <m:sSub>
                      <m:sSubPr>
                        <m:ctrlPr>
                          <w:ins w:id="708" w:author="Omar R Abuodeh" w:date="2023-04-13T13:00:00Z">
                            <w:rPr>
                              <w:rFonts w:ascii="Cambria Math" w:hAnsi="Cambria Math"/>
                              <w:i/>
                              <w:noProof/>
                            </w:rPr>
                          </w:ins>
                        </m:ctrlPr>
                      </m:sSubPr>
                      <m:e>
                        <m:r>
                          <w:ins w:id="709" w:author="Omar R Abuodeh" w:date="2023-04-13T13:00:00Z">
                            <w:rPr>
                              <w:rFonts w:ascii="Cambria Math" w:hAnsi="Cambria Math"/>
                              <w:noProof/>
                            </w:rPr>
                            <m:t>K</m:t>
                          </w:ins>
                        </m:r>
                      </m:e>
                      <m:sub>
                        <m:r>
                          <w:ins w:id="710" w:author="Omar R Abuodeh" w:date="2023-04-13T13:00:00Z">
                            <w:rPr>
                              <w:rFonts w:ascii="Cambria Math" w:hAnsi="Cambria Math"/>
                              <w:noProof/>
                            </w:rPr>
                            <m:t>RT</m:t>
                          </w:ins>
                        </m:r>
                      </m:sub>
                    </m:sSub>
                    <m:ctrlPr>
                      <w:ins w:id="711" w:author="Omar R Abuodeh" w:date="2023-04-13T13:00:00Z">
                        <w:rPr>
                          <w:rFonts w:ascii="Cambria Math" w:hAnsi="Cambria Math"/>
                          <w:i/>
                          <w:noProof/>
                        </w:rPr>
                      </w:ins>
                    </m:ctrlPr>
                  </m:e>
                  <m:e>
                    <m:r>
                      <w:ins w:id="712" w:author="Omar R Abuodeh" w:date="2023-04-13T13:00:00Z">
                        <w:rPr>
                          <w:rFonts w:ascii="Cambria Math" w:hAnsi="Cambria Math"/>
                          <w:noProof/>
                        </w:rPr>
                        <m:t>0</m:t>
                      </w:ins>
                    </m:r>
                    <m:ctrlPr>
                      <w:ins w:id="713" w:author="Omar R Abuodeh" w:date="2023-04-13T13:00:00Z">
                        <w:rPr>
                          <w:rFonts w:ascii="Cambria Math" w:hAnsi="Cambria Math"/>
                          <w:i/>
                          <w:noProof/>
                        </w:rPr>
                      </w:ins>
                    </m:ctrlPr>
                  </m:e>
                </m:mr>
                <m:mr>
                  <m:e>
                    <m:r>
                      <w:ins w:id="714" w:author="Omar R Abuodeh" w:date="2023-04-13T13:00:00Z">
                        <w:rPr>
                          <w:rFonts w:ascii="Cambria Math" w:hAnsi="Cambria Math"/>
                          <w:noProof/>
                        </w:rPr>
                        <m:t>-</m:t>
                      </w:ins>
                    </m:r>
                    <m:sSub>
                      <m:sSubPr>
                        <m:ctrlPr>
                          <w:ins w:id="715" w:author="Omar R Abuodeh" w:date="2023-04-13T13:00:00Z">
                            <w:rPr>
                              <w:rFonts w:ascii="Cambria Math" w:hAnsi="Cambria Math"/>
                              <w:i/>
                              <w:noProof/>
                            </w:rPr>
                          </w:ins>
                        </m:ctrlPr>
                      </m:sSubPr>
                      <m:e>
                        <m:r>
                          <w:ins w:id="716" w:author="Omar R Abuodeh" w:date="2023-04-13T13:00:00Z">
                            <w:rPr>
                              <w:rFonts w:ascii="Cambria Math" w:hAnsi="Cambria Math"/>
                              <w:noProof/>
                            </w:rPr>
                            <m:t>K</m:t>
                          </w:ins>
                        </m:r>
                      </m:e>
                      <m:sub>
                        <m:r>
                          <w:ins w:id="717" w:author="Omar R Abuodeh" w:date="2023-04-13T13:00:00Z">
                            <w:rPr>
                              <w:rFonts w:ascii="Cambria Math" w:hAnsi="Cambria Math"/>
                              <w:noProof/>
                            </w:rPr>
                            <m:t>M</m:t>
                          </w:ins>
                        </m:r>
                      </m:sub>
                    </m:sSub>
                    <m:ctrlPr>
                      <w:ins w:id="718" w:author="Omar R Abuodeh" w:date="2023-04-13T13:00:00Z">
                        <w:rPr>
                          <w:rFonts w:ascii="Cambria Math" w:hAnsi="Cambria Math"/>
                          <w:i/>
                          <w:noProof/>
                        </w:rPr>
                      </w:ins>
                    </m:ctrlPr>
                  </m:e>
                  <m:e>
                    <m:sSub>
                      <m:sSubPr>
                        <m:ctrlPr>
                          <w:ins w:id="719" w:author="Omar R Abuodeh" w:date="2023-04-13T13:00:00Z">
                            <w:rPr>
                              <w:rFonts w:ascii="Cambria Math" w:hAnsi="Cambria Math"/>
                              <w:i/>
                              <w:noProof/>
                            </w:rPr>
                          </w:ins>
                        </m:ctrlPr>
                      </m:sSubPr>
                      <m:e>
                        <m:r>
                          <w:ins w:id="720" w:author="Omar R Abuodeh" w:date="2023-04-13T13:00:00Z">
                            <w:rPr>
                              <w:rFonts w:ascii="Cambria Math" w:hAnsi="Cambria Math"/>
                              <w:noProof/>
                            </w:rPr>
                            <m:t>K</m:t>
                          </w:ins>
                        </m:r>
                      </m:e>
                      <m:sub>
                        <m:r>
                          <w:ins w:id="721" w:author="Omar R Abuodeh" w:date="2023-04-13T13:00:00Z">
                            <w:rPr>
                              <w:rFonts w:ascii="Cambria Math" w:hAnsi="Cambria Math"/>
                              <w:noProof/>
                            </w:rPr>
                            <m:t>M</m:t>
                          </w:ins>
                        </m:r>
                      </m:sub>
                    </m:sSub>
                    <m:r>
                      <w:ins w:id="722" w:author="Omar R Abuodeh" w:date="2023-04-13T13:00:00Z">
                        <w:rPr>
                          <w:rFonts w:ascii="Cambria Math" w:hAnsi="Cambria Math"/>
                          <w:noProof/>
                        </w:rPr>
                        <m:t>a</m:t>
                      </w:ins>
                    </m:r>
                    <m:ctrlPr>
                      <w:ins w:id="723" w:author="Omar R Abuodeh" w:date="2023-04-13T13:00:00Z">
                        <w:rPr>
                          <w:rFonts w:ascii="Cambria Math" w:hAnsi="Cambria Math"/>
                          <w:i/>
                          <w:noProof/>
                        </w:rPr>
                      </w:ins>
                    </m:ctrlPr>
                  </m:e>
                  <m:e>
                    <m:r>
                      <w:ins w:id="724" w:author="Omar R Abuodeh" w:date="2023-04-13T13:00:00Z">
                        <w:rPr>
                          <w:rFonts w:ascii="Cambria Math" w:hAnsi="Cambria Math"/>
                          <w:noProof/>
                        </w:rPr>
                        <m:t>0</m:t>
                      </w:ins>
                    </m:r>
                    <m:ctrlPr>
                      <w:ins w:id="725" w:author="Omar R Abuodeh" w:date="2023-04-13T13:00:00Z">
                        <w:rPr>
                          <w:rFonts w:ascii="Cambria Math" w:hAnsi="Cambria Math"/>
                          <w:i/>
                          <w:noProof/>
                        </w:rPr>
                      </w:ins>
                    </m:ctrlPr>
                  </m:e>
                  <m:e>
                    <m:r>
                      <w:ins w:id="726" w:author="Omar R Abuodeh" w:date="2023-04-13T13:00:00Z">
                        <w:rPr>
                          <w:rFonts w:ascii="Cambria Math" w:hAnsi="Cambria Math"/>
                          <w:noProof/>
                        </w:rPr>
                        <m:t>0</m:t>
                      </w:ins>
                    </m:r>
                    <m:ctrlPr>
                      <w:ins w:id="727" w:author="Omar R Abuodeh" w:date="2023-04-13T13:00:00Z">
                        <w:rPr>
                          <w:rFonts w:ascii="Cambria Math" w:hAnsi="Cambria Math"/>
                          <w:i/>
                          <w:noProof/>
                        </w:rPr>
                      </w:ins>
                    </m:ctrlPr>
                  </m:e>
                  <m:e>
                    <m:sSub>
                      <m:sSubPr>
                        <m:ctrlPr>
                          <w:ins w:id="728" w:author="Omar R Abuodeh" w:date="2023-04-13T13:00:00Z">
                            <w:rPr>
                              <w:rFonts w:ascii="Cambria Math" w:hAnsi="Cambria Math"/>
                              <w:i/>
                              <w:noProof/>
                            </w:rPr>
                          </w:ins>
                        </m:ctrlPr>
                      </m:sSubPr>
                      <m:e>
                        <m:r>
                          <w:ins w:id="729" w:author="Omar R Abuodeh" w:date="2023-04-13T13:00:00Z">
                            <w:rPr>
                              <w:rFonts w:ascii="Cambria Math" w:hAnsi="Cambria Math"/>
                              <w:noProof/>
                            </w:rPr>
                            <m:t>K</m:t>
                          </w:ins>
                        </m:r>
                      </m:e>
                      <m:sub>
                        <m:r>
                          <w:ins w:id="730" w:author="Omar R Abuodeh" w:date="2023-04-13T13:00:00Z">
                            <w:rPr>
                              <w:rFonts w:ascii="Cambria Math" w:hAnsi="Cambria Math"/>
                              <w:noProof/>
                            </w:rPr>
                            <m:t>M</m:t>
                          </w:ins>
                        </m:r>
                      </m:sub>
                    </m:sSub>
                    <m:ctrlPr>
                      <w:ins w:id="731" w:author="Omar R Abuodeh" w:date="2023-04-13T13:00:00Z">
                        <w:rPr>
                          <w:rFonts w:ascii="Cambria Math" w:hAnsi="Cambria Math"/>
                          <w:i/>
                          <w:noProof/>
                        </w:rPr>
                      </w:ins>
                    </m:ctrlPr>
                  </m:e>
                </m:mr>
              </m:m>
            </m:e>
          </m:d>
        </m:oMath>
      </m:oMathPara>
    </w:p>
    <w:p w14:paraId="7F82DEDC" w14:textId="77777777" w:rsidR="00CB308D" w:rsidRDefault="00CB308D" w:rsidP="00CB308D">
      <w:pPr>
        <w:rPr>
          <w:ins w:id="732" w:author="Omar R Abuodeh" w:date="2023-04-13T13:00:00Z"/>
          <w:rFonts w:eastAsiaTheme="minorEastAsia"/>
          <w:noProof/>
        </w:rPr>
      </w:pPr>
    </w:p>
    <w:p w14:paraId="5AACA910" w14:textId="77777777" w:rsidR="00CB308D" w:rsidRPr="005407FD" w:rsidRDefault="00CB308D" w:rsidP="00CB308D">
      <w:pPr>
        <w:rPr>
          <w:ins w:id="733" w:author="Omar R Abuodeh" w:date="2023-04-13T13:00:00Z"/>
          <w:rFonts w:eastAsiaTheme="minorEastAsia"/>
          <w:noProof/>
        </w:rPr>
      </w:pPr>
      <m:oMathPara>
        <m:oMath>
          <m:d>
            <m:dPr>
              <m:begChr m:val="["/>
              <m:endChr m:val="]"/>
              <m:ctrlPr>
                <w:ins w:id="734" w:author="Omar R Abuodeh" w:date="2023-04-13T13:00:00Z">
                  <w:rPr>
                    <w:rFonts w:ascii="Cambria Math" w:hAnsi="Cambria Math"/>
                    <w:i/>
                    <w:noProof/>
                  </w:rPr>
                </w:ins>
              </m:ctrlPr>
            </m:dPr>
            <m:e>
              <m:r>
                <w:ins w:id="735" w:author="Omar R Abuodeh" w:date="2023-04-13T13:00:00Z">
                  <w:rPr>
                    <w:rFonts w:ascii="Cambria Math" w:hAnsi="Cambria Math"/>
                    <w:noProof/>
                  </w:rPr>
                  <m:t>C</m:t>
                </w:ins>
              </m:r>
            </m:e>
          </m:d>
          <m:r>
            <w:ins w:id="736" w:author="Omar R Abuodeh" w:date="2023-04-13T13:00:00Z">
              <w:rPr>
                <w:rFonts w:ascii="Cambria Math" w:hAnsi="Cambria Math"/>
                <w:noProof/>
              </w:rPr>
              <m:t>=</m:t>
            </w:ins>
          </m:r>
          <m:d>
            <m:dPr>
              <m:begChr m:val="["/>
              <m:endChr m:val="]"/>
              <m:ctrlPr>
                <w:ins w:id="737" w:author="Omar R Abuodeh" w:date="2023-04-13T13:00:00Z">
                  <w:rPr>
                    <w:rFonts w:ascii="Cambria Math" w:eastAsiaTheme="minorEastAsia" w:hAnsi="Cambria Math"/>
                    <w:i/>
                    <w:noProof/>
                  </w:rPr>
                </w:ins>
              </m:ctrlPr>
            </m:dPr>
            <m:e>
              <m:m>
                <m:mPr>
                  <m:mcs>
                    <m:mc>
                      <m:mcPr>
                        <m:count m:val="5"/>
                        <m:mcJc m:val="center"/>
                      </m:mcPr>
                    </m:mc>
                  </m:mcs>
                  <m:ctrlPr>
                    <w:ins w:id="738" w:author="Omar R Abuodeh" w:date="2023-04-13T13:00:00Z">
                      <w:rPr>
                        <w:rFonts w:ascii="Cambria Math" w:eastAsiaTheme="minorEastAsia" w:hAnsi="Cambria Math"/>
                        <w:i/>
                        <w:noProof/>
                      </w:rPr>
                    </w:ins>
                  </m:ctrlPr>
                </m:mPr>
                <m:mr>
                  <m:e>
                    <m:sSub>
                      <m:sSubPr>
                        <m:ctrlPr>
                          <w:ins w:id="739" w:author="Omar R Abuodeh" w:date="2023-04-13T13:00:00Z">
                            <w:rPr>
                              <w:rFonts w:ascii="Cambria Math" w:hAnsi="Cambria Math"/>
                              <w:i/>
                              <w:noProof/>
                            </w:rPr>
                          </w:ins>
                        </m:ctrlPr>
                      </m:sSubPr>
                      <m:e>
                        <m:r>
                          <w:ins w:id="740" w:author="Omar R Abuodeh" w:date="2023-04-13T13:00:00Z">
                            <w:rPr>
                              <w:rFonts w:ascii="Cambria Math" w:hAnsi="Cambria Math"/>
                              <w:noProof/>
                            </w:rPr>
                            <m:t>C</m:t>
                          </w:ins>
                        </m:r>
                      </m:e>
                      <m:sub>
                        <m:r>
                          <w:ins w:id="741" w:author="Omar R Abuodeh" w:date="2023-04-13T13:00:00Z">
                            <w:rPr>
                              <w:rFonts w:ascii="Cambria Math" w:hAnsi="Cambria Math"/>
                              <w:noProof/>
                            </w:rPr>
                            <m:t>FS</m:t>
                          </w:ins>
                        </m:r>
                      </m:sub>
                    </m:sSub>
                    <m:r>
                      <w:ins w:id="742" w:author="Omar R Abuodeh" w:date="2023-04-13T13:00:00Z">
                        <w:rPr>
                          <w:rFonts w:ascii="Cambria Math" w:hAnsi="Cambria Math"/>
                          <w:noProof/>
                        </w:rPr>
                        <m:t>+</m:t>
                      </w:ins>
                    </m:r>
                    <m:sSub>
                      <m:sSubPr>
                        <m:ctrlPr>
                          <w:ins w:id="743" w:author="Omar R Abuodeh" w:date="2023-04-13T13:00:00Z">
                            <w:rPr>
                              <w:rFonts w:ascii="Cambria Math" w:hAnsi="Cambria Math"/>
                              <w:i/>
                              <w:noProof/>
                            </w:rPr>
                          </w:ins>
                        </m:ctrlPr>
                      </m:sSubPr>
                      <m:e>
                        <m:r>
                          <w:ins w:id="744" w:author="Omar R Abuodeh" w:date="2023-04-13T13:00:00Z">
                            <w:rPr>
                              <w:rFonts w:ascii="Cambria Math" w:hAnsi="Cambria Math"/>
                              <w:noProof/>
                            </w:rPr>
                            <m:t>C</m:t>
                          </w:ins>
                        </m:r>
                      </m:e>
                      <m:sub>
                        <m:r>
                          <w:ins w:id="745" w:author="Omar R Abuodeh" w:date="2023-04-13T13:00:00Z">
                            <w:rPr>
                              <w:rFonts w:ascii="Cambria Math" w:hAnsi="Cambria Math"/>
                              <w:noProof/>
                            </w:rPr>
                            <m:t>RS</m:t>
                          </w:ins>
                        </m:r>
                      </m:sub>
                    </m:sSub>
                    <m:r>
                      <w:ins w:id="746" w:author="Omar R Abuodeh" w:date="2023-04-13T13:00:00Z">
                        <w:rPr>
                          <w:rFonts w:ascii="Cambria Math" w:hAnsi="Cambria Math"/>
                          <w:noProof/>
                        </w:rPr>
                        <m:t>+</m:t>
                      </w:ins>
                    </m:r>
                    <m:sSub>
                      <m:sSubPr>
                        <m:ctrlPr>
                          <w:ins w:id="747" w:author="Omar R Abuodeh" w:date="2023-04-13T13:00:00Z">
                            <w:rPr>
                              <w:rFonts w:ascii="Cambria Math" w:hAnsi="Cambria Math"/>
                              <w:i/>
                              <w:noProof/>
                            </w:rPr>
                          </w:ins>
                        </m:ctrlPr>
                      </m:sSubPr>
                      <m:e>
                        <m:r>
                          <w:ins w:id="748" w:author="Omar R Abuodeh" w:date="2023-04-13T13:00:00Z">
                            <w:rPr>
                              <w:rFonts w:ascii="Cambria Math" w:hAnsi="Cambria Math"/>
                              <w:noProof/>
                            </w:rPr>
                            <m:t>C</m:t>
                          </w:ins>
                        </m:r>
                      </m:e>
                      <m:sub>
                        <m:r>
                          <w:ins w:id="749" w:author="Omar R Abuodeh" w:date="2023-04-13T13:00:00Z">
                            <w:rPr>
                              <w:rFonts w:ascii="Cambria Math" w:hAnsi="Cambria Math"/>
                              <w:noProof/>
                            </w:rPr>
                            <m:t>M</m:t>
                          </w:ins>
                        </m:r>
                      </m:sub>
                    </m:sSub>
                    <m:ctrlPr>
                      <w:ins w:id="750" w:author="Omar R Abuodeh" w:date="2023-04-13T13:00:00Z">
                        <w:rPr>
                          <w:rFonts w:ascii="Cambria Math" w:hAnsi="Cambria Math"/>
                          <w:i/>
                          <w:noProof/>
                        </w:rPr>
                      </w:ins>
                    </m:ctrlPr>
                  </m:e>
                  <m:e>
                    <m:r>
                      <w:ins w:id="751" w:author="Omar R Abuodeh" w:date="2023-04-13T13:00:00Z">
                        <w:rPr>
                          <w:rFonts w:ascii="Cambria Math" w:hAnsi="Cambria Math"/>
                          <w:noProof/>
                        </w:rPr>
                        <m:t>-</m:t>
                      </w:ins>
                    </m:r>
                    <m:d>
                      <m:dPr>
                        <m:ctrlPr>
                          <w:ins w:id="752" w:author="Omar R Abuodeh" w:date="2023-04-13T13:00:00Z">
                            <w:rPr>
                              <w:rFonts w:ascii="Cambria Math" w:hAnsi="Cambria Math"/>
                              <w:i/>
                              <w:noProof/>
                            </w:rPr>
                          </w:ins>
                        </m:ctrlPr>
                      </m:dPr>
                      <m:e>
                        <m:sSub>
                          <m:sSubPr>
                            <m:ctrlPr>
                              <w:ins w:id="753" w:author="Omar R Abuodeh" w:date="2023-04-13T13:00:00Z">
                                <w:rPr>
                                  <w:rFonts w:ascii="Cambria Math" w:hAnsi="Cambria Math"/>
                                  <w:i/>
                                  <w:noProof/>
                                </w:rPr>
                              </w:ins>
                            </m:ctrlPr>
                          </m:sSubPr>
                          <m:e>
                            <m:r>
                              <w:ins w:id="754" w:author="Omar R Abuodeh" w:date="2023-04-13T13:00:00Z">
                                <w:rPr>
                                  <w:rFonts w:ascii="Cambria Math" w:hAnsi="Cambria Math"/>
                                  <w:noProof/>
                                </w:rPr>
                                <m:t>C</m:t>
                              </w:ins>
                            </m:r>
                          </m:e>
                          <m:sub>
                            <m:r>
                              <w:ins w:id="755" w:author="Omar R Abuodeh" w:date="2023-04-13T13:00:00Z">
                                <w:rPr>
                                  <w:rFonts w:ascii="Cambria Math" w:hAnsi="Cambria Math"/>
                                  <w:noProof/>
                                </w:rPr>
                                <m:t>FS</m:t>
                              </w:ins>
                            </m:r>
                          </m:sub>
                        </m:sSub>
                        <m:r>
                          <w:ins w:id="756" w:author="Omar R Abuodeh" w:date="2023-04-13T13:00:00Z">
                            <w:rPr>
                              <w:rFonts w:ascii="Cambria Math" w:hAnsi="Cambria Math"/>
                              <w:noProof/>
                            </w:rPr>
                            <m:t>a-</m:t>
                          </w:ins>
                        </m:r>
                        <m:sSub>
                          <m:sSubPr>
                            <m:ctrlPr>
                              <w:ins w:id="757" w:author="Omar R Abuodeh" w:date="2023-04-13T13:00:00Z">
                                <w:rPr>
                                  <w:rFonts w:ascii="Cambria Math" w:hAnsi="Cambria Math"/>
                                  <w:i/>
                                  <w:noProof/>
                                </w:rPr>
                              </w:ins>
                            </m:ctrlPr>
                          </m:sSubPr>
                          <m:e>
                            <m:r>
                              <w:ins w:id="758" w:author="Omar R Abuodeh" w:date="2023-04-13T13:00:00Z">
                                <w:rPr>
                                  <w:rFonts w:ascii="Cambria Math" w:hAnsi="Cambria Math"/>
                                  <w:noProof/>
                                </w:rPr>
                                <m:t>C</m:t>
                              </w:ins>
                            </m:r>
                          </m:e>
                          <m:sub>
                            <m:r>
                              <w:ins w:id="759" w:author="Omar R Abuodeh" w:date="2023-04-13T13:00:00Z">
                                <w:rPr>
                                  <w:rFonts w:ascii="Cambria Math" w:hAnsi="Cambria Math"/>
                                  <w:noProof/>
                                </w:rPr>
                                <m:t>RS</m:t>
                              </w:ins>
                            </m:r>
                          </m:sub>
                        </m:sSub>
                        <m:r>
                          <w:ins w:id="760" w:author="Omar R Abuodeh" w:date="2023-04-13T13:00:00Z">
                            <w:rPr>
                              <w:rFonts w:ascii="Cambria Math" w:hAnsi="Cambria Math"/>
                              <w:noProof/>
                            </w:rPr>
                            <m:t>b+</m:t>
                          </w:ins>
                        </m:r>
                        <m:sSub>
                          <m:sSubPr>
                            <m:ctrlPr>
                              <w:ins w:id="761" w:author="Omar R Abuodeh" w:date="2023-04-13T13:00:00Z">
                                <w:rPr>
                                  <w:rFonts w:ascii="Cambria Math" w:hAnsi="Cambria Math"/>
                                  <w:i/>
                                  <w:noProof/>
                                </w:rPr>
                              </w:ins>
                            </m:ctrlPr>
                          </m:sSubPr>
                          <m:e>
                            <m:r>
                              <w:ins w:id="762" w:author="Omar R Abuodeh" w:date="2023-04-13T13:00:00Z">
                                <w:rPr>
                                  <w:rFonts w:ascii="Cambria Math" w:hAnsi="Cambria Math"/>
                                  <w:noProof/>
                                </w:rPr>
                                <m:t>C</m:t>
                              </w:ins>
                            </m:r>
                          </m:e>
                          <m:sub>
                            <m:r>
                              <w:ins w:id="763" w:author="Omar R Abuodeh" w:date="2023-04-13T13:00:00Z">
                                <w:rPr>
                                  <w:rFonts w:ascii="Cambria Math" w:hAnsi="Cambria Math"/>
                                  <w:noProof/>
                                </w:rPr>
                                <m:t>FS</m:t>
                              </w:ins>
                            </m:r>
                          </m:sub>
                        </m:sSub>
                        <m:r>
                          <w:ins w:id="764" w:author="Omar R Abuodeh" w:date="2023-04-13T13:00:00Z">
                            <w:rPr>
                              <w:rFonts w:ascii="Cambria Math" w:hAnsi="Cambria Math"/>
                              <w:noProof/>
                            </w:rPr>
                            <m:t>a</m:t>
                          </w:ins>
                        </m:r>
                      </m:e>
                    </m:d>
                    <m:ctrlPr>
                      <w:ins w:id="765" w:author="Omar R Abuodeh" w:date="2023-04-13T13:00:00Z">
                        <w:rPr>
                          <w:rFonts w:ascii="Cambria Math" w:hAnsi="Cambria Math"/>
                          <w:i/>
                          <w:noProof/>
                        </w:rPr>
                      </w:ins>
                    </m:ctrlPr>
                  </m:e>
                  <m:e>
                    <m:r>
                      <w:ins w:id="766" w:author="Omar R Abuodeh" w:date="2023-04-13T13:00:00Z">
                        <w:rPr>
                          <w:rFonts w:ascii="Cambria Math" w:hAnsi="Cambria Math"/>
                          <w:noProof/>
                        </w:rPr>
                        <m:t>-</m:t>
                      </w:ins>
                    </m:r>
                    <m:sSub>
                      <m:sSubPr>
                        <m:ctrlPr>
                          <w:ins w:id="767" w:author="Omar R Abuodeh" w:date="2023-04-13T13:00:00Z">
                            <w:rPr>
                              <w:rFonts w:ascii="Cambria Math" w:hAnsi="Cambria Math"/>
                              <w:i/>
                              <w:noProof/>
                            </w:rPr>
                          </w:ins>
                        </m:ctrlPr>
                      </m:sSubPr>
                      <m:e>
                        <m:r>
                          <w:ins w:id="768" w:author="Omar R Abuodeh" w:date="2023-04-13T13:00:00Z">
                            <w:rPr>
                              <w:rFonts w:ascii="Cambria Math" w:hAnsi="Cambria Math"/>
                              <w:noProof/>
                            </w:rPr>
                            <m:t>C</m:t>
                          </w:ins>
                        </m:r>
                      </m:e>
                      <m:sub>
                        <m:r>
                          <w:ins w:id="769" w:author="Omar R Abuodeh" w:date="2023-04-13T13:00:00Z">
                            <w:rPr>
                              <w:rFonts w:ascii="Cambria Math" w:hAnsi="Cambria Math"/>
                              <w:noProof/>
                            </w:rPr>
                            <m:t>FS</m:t>
                          </w:ins>
                        </m:r>
                      </m:sub>
                    </m:sSub>
                    <m:ctrlPr>
                      <w:ins w:id="770" w:author="Omar R Abuodeh" w:date="2023-04-13T13:00:00Z">
                        <w:rPr>
                          <w:rFonts w:ascii="Cambria Math" w:hAnsi="Cambria Math"/>
                          <w:i/>
                          <w:noProof/>
                        </w:rPr>
                      </w:ins>
                    </m:ctrlPr>
                  </m:e>
                  <m:e>
                    <m:r>
                      <w:ins w:id="771" w:author="Omar R Abuodeh" w:date="2023-04-13T13:00:00Z">
                        <w:rPr>
                          <w:rFonts w:ascii="Cambria Math" w:hAnsi="Cambria Math"/>
                          <w:noProof/>
                        </w:rPr>
                        <m:t>-</m:t>
                      </w:ins>
                    </m:r>
                    <m:sSub>
                      <m:sSubPr>
                        <m:ctrlPr>
                          <w:ins w:id="772" w:author="Omar R Abuodeh" w:date="2023-04-13T13:00:00Z">
                            <w:rPr>
                              <w:rFonts w:ascii="Cambria Math" w:hAnsi="Cambria Math"/>
                              <w:i/>
                              <w:noProof/>
                            </w:rPr>
                          </w:ins>
                        </m:ctrlPr>
                      </m:sSubPr>
                      <m:e>
                        <m:r>
                          <w:ins w:id="773" w:author="Omar R Abuodeh" w:date="2023-04-13T13:00:00Z">
                            <w:rPr>
                              <w:rFonts w:ascii="Cambria Math" w:hAnsi="Cambria Math"/>
                              <w:noProof/>
                            </w:rPr>
                            <m:t>C</m:t>
                          </w:ins>
                        </m:r>
                      </m:e>
                      <m:sub>
                        <m:r>
                          <w:ins w:id="774" w:author="Omar R Abuodeh" w:date="2023-04-13T13:00:00Z">
                            <w:rPr>
                              <w:rFonts w:ascii="Cambria Math" w:hAnsi="Cambria Math"/>
                              <w:noProof/>
                            </w:rPr>
                            <m:t>RS</m:t>
                          </w:ins>
                        </m:r>
                      </m:sub>
                    </m:sSub>
                    <m:ctrlPr>
                      <w:ins w:id="775" w:author="Omar R Abuodeh" w:date="2023-04-13T13:00:00Z">
                        <w:rPr>
                          <w:rFonts w:ascii="Cambria Math" w:hAnsi="Cambria Math"/>
                          <w:i/>
                          <w:noProof/>
                        </w:rPr>
                      </w:ins>
                    </m:ctrlPr>
                  </m:e>
                  <m:e>
                    <m:r>
                      <w:ins w:id="776" w:author="Omar R Abuodeh" w:date="2023-04-13T13:00:00Z">
                        <w:rPr>
                          <w:rFonts w:ascii="Cambria Math" w:hAnsi="Cambria Math"/>
                          <w:noProof/>
                        </w:rPr>
                        <m:t>-</m:t>
                      </w:ins>
                    </m:r>
                    <m:sSub>
                      <m:sSubPr>
                        <m:ctrlPr>
                          <w:ins w:id="777" w:author="Omar R Abuodeh" w:date="2023-04-13T13:00:00Z">
                            <w:rPr>
                              <w:rFonts w:ascii="Cambria Math" w:hAnsi="Cambria Math"/>
                              <w:i/>
                              <w:noProof/>
                            </w:rPr>
                          </w:ins>
                        </m:ctrlPr>
                      </m:sSubPr>
                      <m:e>
                        <m:r>
                          <w:ins w:id="778" w:author="Omar R Abuodeh" w:date="2023-04-13T13:00:00Z">
                            <w:rPr>
                              <w:rFonts w:ascii="Cambria Math" w:hAnsi="Cambria Math"/>
                              <w:noProof/>
                            </w:rPr>
                            <m:t>C</m:t>
                          </w:ins>
                        </m:r>
                      </m:e>
                      <m:sub>
                        <m:r>
                          <w:ins w:id="779" w:author="Omar R Abuodeh" w:date="2023-04-13T13:00:00Z">
                            <w:rPr>
                              <w:rFonts w:ascii="Cambria Math" w:hAnsi="Cambria Math"/>
                              <w:noProof/>
                            </w:rPr>
                            <m:t>M</m:t>
                          </w:ins>
                        </m:r>
                      </m:sub>
                    </m:sSub>
                    <m:ctrlPr>
                      <w:ins w:id="780" w:author="Omar R Abuodeh" w:date="2023-04-13T13:00:00Z">
                        <w:rPr>
                          <w:rFonts w:ascii="Cambria Math" w:hAnsi="Cambria Math"/>
                          <w:i/>
                          <w:noProof/>
                        </w:rPr>
                      </w:ins>
                    </m:ctrlPr>
                  </m:e>
                </m:mr>
                <m:mr>
                  <m:e>
                    <m:r>
                      <w:ins w:id="781" w:author="Omar R Abuodeh" w:date="2023-04-13T13:00:00Z">
                        <w:rPr>
                          <w:rFonts w:ascii="Cambria Math" w:hAnsi="Cambria Math"/>
                          <w:noProof/>
                        </w:rPr>
                        <m:t>-</m:t>
                      </w:ins>
                    </m:r>
                    <m:sSub>
                      <m:sSubPr>
                        <m:ctrlPr>
                          <w:ins w:id="782" w:author="Omar R Abuodeh" w:date="2023-04-13T13:00:00Z">
                            <w:rPr>
                              <w:rFonts w:ascii="Cambria Math" w:hAnsi="Cambria Math"/>
                              <w:i/>
                              <w:noProof/>
                            </w:rPr>
                          </w:ins>
                        </m:ctrlPr>
                      </m:sSubPr>
                      <m:e>
                        <m:r>
                          <w:ins w:id="783" w:author="Omar R Abuodeh" w:date="2023-04-13T13:00:00Z">
                            <w:rPr>
                              <w:rFonts w:ascii="Cambria Math" w:hAnsi="Cambria Math"/>
                              <w:noProof/>
                            </w:rPr>
                            <m:t>C</m:t>
                          </w:ins>
                        </m:r>
                      </m:e>
                      <m:sub>
                        <m:r>
                          <w:ins w:id="784" w:author="Omar R Abuodeh" w:date="2023-04-13T13:00:00Z">
                            <w:rPr>
                              <w:rFonts w:ascii="Cambria Math" w:hAnsi="Cambria Math"/>
                              <w:noProof/>
                            </w:rPr>
                            <m:t>FS</m:t>
                          </w:ins>
                        </m:r>
                      </m:sub>
                    </m:sSub>
                    <m:r>
                      <w:ins w:id="785" w:author="Omar R Abuodeh" w:date="2023-04-13T13:00:00Z">
                        <w:rPr>
                          <w:rFonts w:ascii="Cambria Math" w:hAnsi="Cambria Math"/>
                          <w:noProof/>
                        </w:rPr>
                        <m:t>a+</m:t>
                      </w:ins>
                    </m:r>
                    <m:sSub>
                      <m:sSubPr>
                        <m:ctrlPr>
                          <w:ins w:id="786" w:author="Omar R Abuodeh" w:date="2023-04-13T13:00:00Z">
                            <w:rPr>
                              <w:rFonts w:ascii="Cambria Math" w:hAnsi="Cambria Math"/>
                              <w:i/>
                              <w:noProof/>
                            </w:rPr>
                          </w:ins>
                        </m:ctrlPr>
                      </m:sSubPr>
                      <m:e>
                        <m:r>
                          <w:ins w:id="787" w:author="Omar R Abuodeh" w:date="2023-04-13T13:00:00Z">
                            <w:rPr>
                              <w:rFonts w:ascii="Cambria Math" w:hAnsi="Cambria Math"/>
                              <w:noProof/>
                            </w:rPr>
                            <m:t>C</m:t>
                          </w:ins>
                        </m:r>
                      </m:e>
                      <m:sub>
                        <m:r>
                          <w:ins w:id="788" w:author="Omar R Abuodeh" w:date="2023-04-13T13:00:00Z">
                            <w:rPr>
                              <w:rFonts w:ascii="Cambria Math" w:hAnsi="Cambria Math"/>
                              <w:noProof/>
                            </w:rPr>
                            <m:t>RS</m:t>
                          </w:ins>
                        </m:r>
                      </m:sub>
                    </m:sSub>
                    <m:r>
                      <w:ins w:id="789" w:author="Omar R Abuodeh" w:date="2023-04-13T13:00:00Z">
                        <w:rPr>
                          <w:rFonts w:ascii="Cambria Math" w:hAnsi="Cambria Math"/>
                          <w:noProof/>
                        </w:rPr>
                        <m:t>b-</m:t>
                      </w:ins>
                    </m:r>
                    <m:sSub>
                      <m:sSubPr>
                        <m:ctrlPr>
                          <w:ins w:id="790" w:author="Omar R Abuodeh" w:date="2023-04-13T13:00:00Z">
                            <w:rPr>
                              <w:rFonts w:ascii="Cambria Math" w:hAnsi="Cambria Math"/>
                              <w:i/>
                              <w:noProof/>
                            </w:rPr>
                          </w:ins>
                        </m:ctrlPr>
                      </m:sSubPr>
                      <m:e>
                        <m:r>
                          <w:ins w:id="791" w:author="Omar R Abuodeh" w:date="2023-04-13T13:00:00Z">
                            <w:rPr>
                              <w:rFonts w:ascii="Cambria Math" w:hAnsi="Cambria Math"/>
                              <w:noProof/>
                            </w:rPr>
                            <m:t>C</m:t>
                          </w:ins>
                        </m:r>
                      </m:e>
                      <m:sub>
                        <m:r>
                          <w:ins w:id="792" w:author="Omar R Abuodeh" w:date="2023-04-13T13:00:00Z">
                            <w:rPr>
                              <w:rFonts w:ascii="Cambria Math" w:hAnsi="Cambria Math"/>
                              <w:noProof/>
                            </w:rPr>
                            <m:t>M</m:t>
                          </w:ins>
                        </m:r>
                      </m:sub>
                    </m:sSub>
                    <m:r>
                      <w:ins w:id="793" w:author="Omar R Abuodeh" w:date="2023-04-13T13:00:00Z">
                        <w:rPr>
                          <w:rFonts w:ascii="Cambria Math" w:hAnsi="Cambria Math"/>
                          <w:noProof/>
                        </w:rPr>
                        <m:t>a</m:t>
                      </w:ins>
                    </m:r>
                    <m:ctrlPr>
                      <w:ins w:id="794" w:author="Omar R Abuodeh" w:date="2023-04-13T13:00:00Z">
                        <w:rPr>
                          <w:rFonts w:ascii="Cambria Math" w:hAnsi="Cambria Math"/>
                          <w:i/>
                          <w:noProof/>
                        </w:rPr>
                      </w:ins>
                    </m:ctrlPr>
                  </m:e>
                  <m:e>
                    <m:sSub>
                      <m:sSubPr>
                        <m:ctrlPr>
                          <w:ins w:id="795" w:author="Omar R Abuodeh" w:date="2023-04-13T13:00:00Z">
                            <w:rPr>
                              <w:rFonts w:ascii="Cambria Math" w:hAnsi="Cambria Math"/>
                              <w:i/>
                              <w:noProof/>
                            </w:rPr>
                          </w:ins>
                        </m:ctrlPr>
                      </m:sSubPr>
                      <m:e>
                        <m:r>
                          <w:ins w:id="796" w:author="Omar R Abuodeh" w:date="2023-04-13T13:00:00Z">
                            <w:rPr>
                              <w:rFonts w:ascii="Cambria Math" w:hAnsi="Cambria Math"/>
                              <w:noProof/>
                            </w:rPr>
                            <m:t>C</m:t>
                          </w:ins>
                        </m:r>
                      </m:e>
                      <m:sub>
                        <m:r>
                          <w:ins w:id="797" w:author="Omar R Abuodeh" w:date="2023-04-13T13:00:00Z">
                            <w:rPr>
                              <w:rFonts w:ascii="Cambria Math" w:hAnsi="Cambria Math"/>
                              <w:noProof/>
                            </w:rPr>
                            <m:t>FS</m:t>
                          </w:ins>
                        </m:r>
                      </m:sub>
                    </m:sSub>
                    <m:sSup>
                      <m:sSupPr>
                        <m:ctrlPr>
                          <w:ins w:id="798" w:author="Omar R Abuodeh" w:date="2023-04-13T13:00:00Z">
                            <w:rPr>
                              <w:rFonts w:ascii="Cambria Math" w:hAnsi="Cambria Math"/>
                              <w:i/>
                              <w:noProof/>
                            </w:rPr>
                          </w:ins>
                        </m:ctrlPr>
                      </m:sSupPr>
                      <m:e>
                        <m:r>
                          <w:ins w:id="799" w:author="Omar R Abuodeh" w:date="2023-04-13T13:00:00Z">
                            <w:rPr>
                              <w:rFonts w:ascii="Cambria Math" w:hAnsi="Cambria Math"/>
                              <w:noProof/>
                            </w:rPr>
                            <m:t>a</m:t>
                          </w:ins>
                        </m:r>
                      </m:e>
                      <m:sup>
                        <m:r>
                          <w:ins w:id="800" w:author="Omar R Abuodeh" w:date="2023-04-13T13:00:00Z">
                            <w:rPr>
                              <w:rFonts w:ascii="Cambria Math" w:hAnsi="Cambria Math"/>
                              <w:noProof/>
                            </w:rPr>
                            <m:t>2</m:t>
                          </w:ins>
                        </m:r>
                      </m:sup>
                    </m:sSup>
                    <m:r>
                      <w:ins w:id="801" w:author="Omar R Abuodeh" w:date="2023-04-13T13:00:00Z">
                        <w:rPr>
                          <w:rFonts w:ascii="Cambria Math" w:hAnsi="Cambria Math"/>
                          <w:noProof/>
                        </w:rPr>
                        <m:t>+</m:t>
                      </w:ins>
                    </m:r>
                    <m:sSub>
                      <m:sSubPr>
                        <m:ctrlPr>
                          <w:ins w:id="802" w:author="Omar R Abuodeh" w:date="2023-04-13T13:00:00Z">
                            <w:rPr>
                              <w:rFonts w:ascii="Cambria Math" w:hAnsi="Cambria Math"/>
                              <w:i/>
                              <w:noProof/>
                            </w:rPr>
                          </w:ins>
                        </m:ctrlPr>
                      </m:sSubPr>
                      <m:e>
                        <m:r>
                          <w:ins w:id="803" w:author="Omar R Abuodeh" w:date="2023-04-13T13:00:00Z">
                            <w:rPr>
                              <w:rFonts w:ascii="Cambria Math" w:hAnsi="Cambria Math"/>
                              <w:noProof/>
                            </w:rPr>
                            <m:t>C</m:t>
                          </w:ins>
                        </m:r>
                      </m:e>
                      <m:sub>
                        <m:r>
                          <w:ins w:id="804" w:author="Omar R Abuodeh" w:date="2023-04-13T13:00:00Z">
                            <w:rPr>
                              <w:rFonts w:ascii="Cambria Math" w:hAnsi="Cambria Math"/>
                              <w:noProof/>
                            </w:rPr>
                            <m:t>RS</m:t>
                          </w:ins>
                        </m:r>
                      </m:sub>
                    </m:sSub>
                    <m:sSup>
                      <m:sSupPr>
                        <m:ctrlPr>
                          <w:ins w:id="805" w:author="Omar R Abuodeh" w:date="2023-04-13T13:00:00Z">
                            <w:rPr>
                              <w:rFonts w:ascii="Cambria Math" w:hAnsi="Cambria Math"/>
                              <w:i/>
                              <w:noProof/>
                            </w:rPr>
                          </w:ins>
                        </m:ctrlPr>
                      </m:sSupPr>
                      <m:e>
                        <m:r>
                          <w:ins w:id="806" w:author="Omar R Abuodeh" w:date="2023-04-13T13:00:00Z">
                            <w:rPr>
                              <w:rFonts w:ascii="Cambria Math" w:hAnsi="Cambria Math"/>
                              <w:noProof/>
                            </w:rPr>
                            <m:t>b</m:t>
                          </w:ins>
                        </m:r>
                      </m:e>
                      <m:sup>
                        <m:r>
                          <w:ins w:id="807" w:author="Omar R Abuodeh" w:date="2023-04-13T13:00:00Z">
                            <w:rPr>
                              <w:rFonts w:ascii="Cambria Math" w:hAnsi="Cambria Math"/>
                              <w:noProof/>
                            </w:rPr>
                            <m:t>2</m:t>
                          </w:ins>
                        </m:r>
                      </m:sup>
                    </m:sSup>
                    <m:r>
                      <w:ins w:id="808" w:author="Omar R Abuodeh" w:date="2023-04-13T13:00:00Z">
                        <w:rPr>
                          <w:rFonts w:ascii="Cambria Math" w:hAnsi="Cambria Math"/>
                          <w:noProof/>
                        </w:rPr>
                        <m:t>+</m:t>
                      </w:ins>
                    </m:r>
                    <m:sSub>
                      <m:sSubPr>
                        <m:ctrlPr>
                          <w:ins w:id="809" w:author="Omar R Abuodeh" w:date="2023-04-13T13:00:00Z">
                            <w:rPr>
                              <w:rFonts w:ascii="Cambria Math" w:hAnsi="Cambria Math"/>
                              <w:i/>
                              <w:noProof/>
                            </w:rPr>
                          </w:ins>
                        </m:ctrlPr>
                      </m:sSubPr>
                      <m:e>
                        <m:r>
                          <w:ins w:id="810" w:author="Omar R Abuodeh" w:date="2023-04-13T13:00:00Z">
                            <w:rPr>
                              <w:rFonts w:ascii="Cambria Math" w:hAnsi="Cambria Math"/>
                              <w:noProof/>
                            </w:rPr>
                            <m:t>C</m:t>
                          </w:ins>
                        </m:r>
                      </m:e>
                      <m:sub>
                        <m:r>
                          <w:ins w:id="811" w:author="Omar R Abuodeh" w:date="2023-04-13T13:00:00Z">
                            <w:rPr>
                              <w:rFonts w:ascii="Cambria Math" w:hAnsi="Cambria Math"/>
                              <w:noProof/>
                            </w:rPr>
                            <m:t>M</m:t>
                          </w:ins>
                        </m:r>
                      </m:sub>
                    </m:sSub>
                    <m:sSup>
                      <m:sSupPr>
                        <m:ctrlPr>
                          <w:ins w:id="812" w:author="Omar R Abuodeh" w:date="2023-04-13T13:00:00Z">
                            <w:rPr>
                              <w:rFonts w:ascii="Cambria Math" w:hAnsi="Cambria Math"/>
                              <w:i/>
                              <w:noProof/>
                            </w:rPr>
                          </w:ins>
                        </m:ctrlPr>
                      </m:sSupPr>
                      <m:e>
                        <m:r>
                          <w:ins w:id="813" w:author="Omar R Abuodeh" w:date="2023-04-13T13:00:00Z">
                            <w:rPr>
                              <w:rFonts w:ascii="Cambria Math" w:hAnsi="Cambria Math"/>
                              <w:noProof/>
                            </w:rPr>
                            <m:t>a</m:t>
                          </w:ins>
                        </m:r>
                      </m:e>
                      <m:sup>
                        <m:r>
                          <w:ins w:id="814" w:author="Omar R Abuodeh" w:date="2023-04-13T13:00:00Z">
                            <w:rPr>
                              <w:rFonts w:ascii="Cambria Math" w:hAnsi="Cambria Math"/>
                              <w:noProof/>
                            </w:rPr>
                            <m:t>2</m:t>
                          </w:ins>
                        </m:r>
                      </m:sup>
                    </m:sSup>
                    <m:ctrlPr>
                      <w:ins w:id="815" w:author="Omar R Abuodeh" w:date="2023-04-13T13:00:00Z">
                        <w:rPr>
                          <w:rFonts w:ascii="Cambria Math" w:hAnsi="Cambria Math"/>
                          <w:i/>
                          <w:noProof/>
                        </w:rPr>
                      </w:ins>
                    </m:ctrlPr>
                  </m:e>
                  <m:e>
                    <m:sSub>
                      <m:sSubPr>
                        <m:ctrlPr>
                          <w:ins w:id="816" w:author="Omar R Abuodeh" w:date="2023-04-13T13:00:00Z">
                            <w:rPr>
                              <w:rFonts w:ascii="Cambria Math" w:hAnsi="Cambria Math"/>
                              <w:i/>
                              <w:noProof/>
                            </w:rPr>
                          </w:ins>
                        </m:ctrlPr>
                      </m:sSubPr>
                      <m:e>
                        <m:r>
                          <w:ins w:id="817" w:author="Omar R Abuodeh" w:date="2023-04-13T13:00:00Z">
                            <w:rPr>
                              <w:rFonts w:ascii="Cambria Math" w:hAnsi="Cambria Math"/>
                              <w:noProof/>
                            </w:rPr>
                            <m:t>C</m:t>
                          </w:ins>
                        </m:r>
                      </m:e>
                      <m:sub>
                        <m:r>
                          <w:ins w:id="818" w:author="Omar R Abuodeh" w:date="2023-04-13T13:00:00Z">
                            <w:rPr>
                              <w:rFonts w:ascii="Cambria Math" w:hAnsi="Cambria Math"/>
                              <w:noProof/>
                            </w:rPr>
                            <m:t>FS</m:t>
                          </w:ins>
                        </m:r>
                      </m:sub>
                    </m:sSub>
                    <m:r>
                      <w:ins w:id="819" w:author="Omar R Abuodeh" w:date="2023-04-13T13:00:00Z">
                        <w:rPr>
                          <w:rFonts w:ascii="Cambria Math" w:hAnsi="Cambria Math"/>
                          <w:noProof/>
                        </w:rPr>
                        <m:t>a</m:t>
                      </w:ins>
                    </m:r>
                    <m:ctrlPr>
                      <w:ins w:id="820" w:author="Omar R Abuodeh" w:date="2023-04-13T13:00:00Z">
                        <w:rPr>
                          <w:rFonts w:ascii="Cambria Math" w:hAnsi="Cambria Math"/>
                          <w:i/>
                          <w:noProof/>
                        </w:rPr>
                      </w:ins>
                    </m:ctrlPr>
                  </m:e>
                  <m:e>
                    <m:r>
                      <w:ins w:id="821" w:author="Omar R Abuodeh" w:date="2023-04-13T13:00:00Z">
                        <w:rPr>
                          <w:rFonts w:ascii="Cambria Math" w:hAnsi="Cambria Math"/>
                          <w:noProof/>
                        </w:rPr>
                        <m:t>-</m:t>
                      </w:ins>
                    </m:r>
                    <m:sSub>
                      <m:sSubPr>
                        <m:ctrlPr>
                          <w:ins w:id="822" w:author="Omar R Abuodeh" w:date="2023-04-13T13:00:00Z">
                            <w:rPr>
                              <w:rFonts w:ascii="Cambria Math" w:hAnsi="Cambria Math"/>
                              <w:i/>
                              <w:noProof/>
                            </w:rPr>
                          </w:ins>
                        </m:ctrlPr>
                      </m:sSubPr>
                      <m:e>
                        <m:r>
                          <w:ins w:id="823" w:author="Omar R Abuodeh" w:date="2023-04-13T13:00:00Z">
                            <w:rPr>
                              <w:rFonts w:ascii="Cambria Math" w:hAnsi="Cambria Math"/>
                              <w:noProof/>
                            </w:rPr>
                            <m:t>C</m:t>
                          </w:ins>
                        </m:r>
                      </m:e>
                      <m:sub>
                        <m:r>
                          <w:ins w:id="824" w:author="Omar R Abuodeh" w:date="2023-04-13T13:00:00Z">
                            <w:rPr>
                              <w:rFonts w:ascii="Cambria Math" w:hAnsi="Cambria Math"/>
                              <w:noProof/>
                            </w:rPr>
                            <m:t>RS</m:t>
                          </w:ins>
                        </m:r>
                      </m:sub>
                    </m:sSub>
                    <m:r>
                      <w:ins w:id="825" w:author="Omar R Abuodeh" w:date="2023-04-13T13:00:00Z">
                        <w:rPr>
                          <w:rFonts w:ascii="Cambria Math" w:hAnsi="Cambria Math"/>
                          <w:noProof/>
                        </w:rPr>
                        <m:t>b</m:t>
                      </w:ins>
                    </m:r>
                    <m:ctrlPr>
                      <w:ins w:id="826" w:author="Omar R Abuodeh" w:date="2023-04-13T13:00:00Z">
                        <w:rPr>
                          <w:rFonts w:ascii="Cambria Math" w:hAnsi="Cambria Math"/>
                          <w:i/>
                          <w:noProof/>
                        </w:rPr>
                      </w:ins>
                    </m:ctrlPr>
                  </m:e>
                  <m:e>
                    <m:sSub>
                      <m:sSubPr>
                        <m:ctrlPr>
                          <w:ins w:id="827" w:author="Omar R Abuodeh" w:date="2023-04-13T13:00:00Z">
                            <w:rPr>
                              <w:rFonts w:ascii="Cambria Math" w:hAnsi="Cambria Math"/>
                              <w:i/>
                              <w:noProof/>
                            </w:rPr>
                          </w:ins>
                        </m:ctrlPr>
                      </m:sSubPr>
                      <m:e>
                        <m:r>
                          <w:ins w:id="828" w:author="Omar R Abuodeh" w:date="2023-04-13T13:00:00Z">
                            <w:rPr>
                              <w:rFonts w:ascii="Cambria Math" w:hAnsi="Cambria Math"/>
                              <w:noProof/>
                            </w:rPr>
                            <m:t>C</m:t>
                          </w:ins>
                        </m:r>
                      </m:e>
                      <m:sub>
                        <m:r>
                          <w:ins w:id="829" w:author="Omar R Abuodeh" w:date="2023-04-13T13:00:00Z">
                            <w:rPr>
                              <w:rFonts w:ascii="Cambria Math" w:hAnsi="Cambria Math"/>
                              <w:noProof/>
                            </w:rPr>
                            <m:t>M</m:t>
                          </w:ins>
                        </m:r>
                      </m:sub>
                    </m:sSub>
                    <m:r>
                      <w:ins w:id="830" w:author="Omar R Abuodeh" w:date="2023-04-13T13:00:00Z">
                        <w:rPr>
                          <w:rFonts w:ascii="Cambria Math" w:hAnsi="Cambria Math"/>
                          <w:noProof/>
                        </w:rPr>
                        <m:t>a</m:t>
                      </w:ins>
                    </m:r>
                    <m:ctrlPr>
                      <w:ins w:id="831" w:author="Omar R Abuodeh" w:date="2023-04-13T13:00:00Z">
                        <w:rPr>
                          <w:rFonts w:ascii="Cambria Math" w:hAnsi="Cambria Math"/>
                          <w:i/>
                          <w:noProof/>
                        </w:rPr>
                      </w:ins>
                    </m:ctrlPr>
                  </m:e>
                </m:mr>
                <m:mr>
                  <m:e>
                    <m:r>
                      <w:ins w:id="832" w:author="Omar R Abuodeh" w:date="2023-04-13T13:00:00Z">
                        <w:rPr>
                          <w:rFonts w:ascii="Cambria Math" w:hAnsi="Cambria Math"/>
                          <w:noProof/>
                        </w:rPr>
                        <m:t>-</m:t>
                      </w:ins>
                    </m:r>
                    <m:sSub>
                      <m:sSubPr>
                        <m:ctrlPr>
                          <w:ins w:id="833" w:author="Omar R Abuodeh" w:date="2023-04-13T13:00:00Z">
                            <w:rPr>
                              <w:rFonts w:ascii="Cambria Math" w:hAnsi="Cambria Math"/>
                              <w:i/>
                              <w:noProof/>
                            </w:rPr>
                          </w:ins>
                        </m:ctrlPr>
                      </m:sSubPr>
                      <m:e>
                        <m:r>
                          <w:ins w:id="834" w:author="Omar R Abuodeh" w:date="2023-04-13T13:00:00Z">
                            <w:rPr>
                              <w:rFonts w:ascii="Cambria Math" w:hAnsi="Cambria Math"/>
                              <w:noProof/>
                            </w:rPr>
                            <m:t>C</m:t>
                          </w:ins>
                        </m:r>
                      </m:e>
                      <m:sub>
                        <m:r>
                          <w:ins w:id="835" w:author="Omar R Abuodeh" w:date="2023-04-13T13:00:00Z">
                            <w:rPr>
                              <w:rFonts w:ascii="Cambria Math" w:hAnsi="Cambria Math"/>
                              <w:noProof/>
                            </w:rPr>
                            <m:t>FS</m:t>
                          </w:ins>
                        </m:r>
                      </m:sub>
                    </m:sSub>
                    <m:ctrlPr>
                      <w:ins w:id="836" w:author="Omar R Abuodeh" w:date="2023-04-13T13:00:00Z">
                        <w:rPr>
                          <w:rFonts w:ascii="Cambria Math" w:hAnsi="Cambria Math"/>
                          <w:i/>
                          <w:noProof/>
                        </w:rPr>
                      </w:ins>
                    </m:ctrlPr>
                  </m:e>
                  <m:e>
                    <m:sSub>
                      <m:sSubPr>
                        <m:ctrlPr>
                          <w:ins w:id="837" w:author="Omar R Abuodeh" w:date="2023-04-13T13:00:00Z">
                            <w:rPr>
                              <w:rFonts w:ascii="Cambria Math" w:hAnsi="Cambria Math"/>
                              <w:i/>
                              <w:noProof/>
                            </w:rPr>
                          </w:ins>
                        </m:ctrlPr>
                      </m:sSubPr>
                      <m:e>
                        <m:r>
                          <w:ins w:id="838" w:author="Omar R Abuodeh" w:date="2023-04-13T13:00:00Z">
                            <w:rPr>
                              <w:rFonts w:ascii="Cambria Math" w:hAnsi="Cambria Math"/>
                              <w:noProof/>
                            </w:rPr>
                            <m:t>C</m:t>
                          </w:ins>
                        </m:r>
                      </m:e>
                      <m:sub>
                        <m:r>
                          <w:ins w:id="839" w:author="Omar R Abuodeh" w:date="2023-04-13T13:00:00Z">
                            <w:rPr>
                              <w:rFonts w:ascii="Cambria Math" w:hAnsi="Cambria Math"/>
                              <w:noProof/>
                            </w:rPr>
                            <m:t>FS</m:t>
                          </w:ins>
                        </m:r>
                      </m:sub>
                    </m:sSub>
                    <m:r>
                      <w:ins w:id="840" w:author="Omar R Abuodeh" w:date="2023-04-13T13:00:00Z">
                        <w:rPr>
                          <w:rFonts w:ascii="Cambria Math" w:hAnsi="Cambria Math"/>
                          <w:noProof/>
                        </w:rPr>
                        <m:t>a</m:t>
                      </w:ins>
                    </m:r>
                    <m:ctrlPr>
                      <w:ins w:id="841" w:author="Omar R Abuodeh" w:date="2023-04-13T13:00:00Z">
                        <w:rPr>
                          <w:rFonts w:ascii="Cambria Math" w:hAnsi="Cambria Math"/>
                          <w:i/>
                          <w:noProof/>
                        </w:rPr>
                      </w:ins>
                    </m:ctrlPr>
                  </m:e>
                  <m:e>
                    <m:sSub>
                      <m:sSubPr>
                        <m:ctrlPr>
                          <w:ins w:id="842" w:author="Omar R Abuodeh" w:date="2023-04-13T13:00:00Z">
                            <w:rPr>
                              <w:rFonts w:ascii="Cambria Math" w:hAnsi="Cambria Math"/>
                              <w:i/>
                              <w:noProof/>
                            </w:rPr>
                          </w:ins>
                        </m:ctrlPr>
                      </m:sSubPr>
                      <m:e>
                        <m:r>
                          <w:ins w:id="843" w:author="Omar R Abuodeh" w:date="2023-04-13T13:00:00Z">
                            <w:rPr>
                              <w:rFonts w:ascii="Cambria Math" w:hAnsi="Cambria Math"/>
                              <w:noProof/>
                            </w:rPr>
                            <m:t>C</m:t>
                          </w:ins>
                        </m:r>
                      </m:e>
                      <m:sub>
                        <m:r>
                          <w:ins w:id="844" w:author="Omar R Abuodeh" w:date="2023-04-13T13:00:00Z">
                            <w:rPr>
                              <w:rFonts w:ascii="Cambria Math" w:hAnsi="Cambria Math"/>
                              <w:noProof/>
                            </w:rPr>
                            <m:t>FS</m:t>
                          </w:ins>
                        </m:r>
                      </m:sub>
                    </m:sSub>
                    <m:r>
                      <w:ins w:id="845" w:author="Omar R Abuodeh" w:date="2023-04-13T13:00:00Z">
                        <w:rPr>
                          <w:rFonts w:ascii="Cambria Math" w:hAnsi="Cambria Math"/>
                          <w:noProof/>
                        </w:rPr>
                        <m:t>+</m:t>
                      </w:ins>
                    </m:r>
                    <m:sSub>
                      <m:sSubPr>
                        <m:ctrlPr>
                          <w:ins w:id="846" w:author="Omar R Abuodeh" w:date="2023-04-13T13:00:00Z">
                            <w:rPr>
                              <w:rFonts w:ascii="Cambria Math" w:hAnsi="Cambria Math"/>
                              <w:i/>
                              <w:noProof/>
                            </w:rPr>
                          </w:ins>
                        </m:ctrlPr>
                      </m:sSubPr>
                      <m:e>
                        <m:r>
                          <w:ins w:id="847" w:author="Omar R Abuodeh" w:date="2023-04-13T13:00:00Z">
                            <w:rPr>
                              <w:rFonts w:ascii="Cambria Math" w:hAnsi="Cambria Math"/>
                              <w:noProof/>
                            </w:rPr>
                            <m:t>C</m:t>
                          </w:ins>
                        </m:r>
                      </m:e>
                      <m:sub>
                        <m:r>
                          <w:ins w:id="848" w:author="Omar R Abuodeh" w:date="2023-04-13T13:00:00Z">
                            <w:rPr>
                              <w:rFonts w:ascii="Cambria Math" w:hAnsi="Cambria Math"/>
                              <w:noProof/>
                            </w:rPr>
                            <m:t>FT</m:t>
                          </w:ins>
                        </m:r>
                      </m:sub>
                    </m:sSub>
                    <m:ctrlPr>
                      <w:ins w:id="849" w:author="Omar R Abuodeh" w:date="2023-04-13T13:00:00Z">
                        <w:rPr>
                          <w:rFonts w:ascii="Cambria Math" w:hAnsi="Cambria Math"/>
                          <w:i/>
                          <w:noProof/>
                        </w:rPr>
                      </w:ins>
                    </m:ctrlPr>
                  </m:e>
                  <m:e>
                    <m:r>
                      <w:ins w:id="850" w:author="Omar R Abuodeh" w:date="2023-04-13T13:00:00Z">
                        <w:rPr>
                          <w:rFonts w:ascii="Cambria Math" w:hAnsi="Cambria Math"/>
                          <w:noProof/>
                        </w:rPr>
                        <m:t>0</m:t>
                      </w:ins>
                    </m:r>
                    <m:ctrlPr>
                      <w:ins w:id="851" w:author="Omar R Abuodeh" w:date="2023-04-13T13:00:00Z">
                        <w:rPr>
                          <w:rFonts w:ascii="Cambria Math" w:hAnsi="Cambria Math"/>
                          <w:i/>
                          <w:noProof/>
                        </w:rPr>
                      </w:ins>
                    </m:ctrlPr>
                  </m:e>
                  <m:e>
                    <m:r>
                      <w:ins w:id="852" w:author="Omar R Abuodeh" w:date="2023-04-13T13:00:00Z">
                        <w:rPr>
                          <w:rFonts w:ascii="Cambria Math" w:hAnsi="Cambria Math"/>
                          <w:noProof/>
                        </w:rPr>
                        <m:t>0</m:t>
                      </w:ins>
                    </m:r>
                    <m:ctrlPr>
                      <w:ins w:id="853" w:author="Omar R Abuodeh" w:date="2023-04-13T13:00:00Z">
                        <w:rPr>
                          <w:rFonts w:ascii="Cambria Math" w:hAnsi="Cambria Math"/>
                          <w:i/>
                          <w:noProof/>
                        </w:rPr>
                      </w:ins>
                    </m:ctrlPr>
                  </m:e>
                </m:mr>
                <m:mr>
                  <m:e>
                    <m:r>
                      <w:ins w:id="854" w:author="Omar R Abuodeh" w:date="2023-04-13T13:00:00Z">
                        <w:rPr>
                          <w:rFonts w:ascii="Cambria Math" w:hAnsi="Cambria Math"/>
                          <w:noProof/>
                        </w:rPr>
                        <m:t>-</m:t>
                      </w:ins>
                    </m:r>
                    <m:sSub>
                      <m:sSubPr>
                        <m:ctrlPr>
                          <w:ins w:id="855" w:author="Omar R Abuodeh" w:date="2023-04-13T13:00:00Z">
                            <w:rPr>
                              <w:rFonts w:ascii="Cambria Math" w:hAnsi="Cambria Math"/>
                              <w:i/>
                              <w:noProof/>
                            </w:rPr>
                          </w:ins>
                        </m:ctrlPr>
                      </m:sSubPr>
                      <m:e>
                        <m:r>
                          <w:ins w:id="856" w:author="Omar R Abuodeh" w:date="2023-04-13T13:00:00Z">
                            <w:rPr>
                              <w:rFonts w:ascii="Cambria Math" w:hAnsi="Cambria Math"/>
                              <w:noProof/>
                            </w:rPr>
                            <m:t>C</m:t>
                          </w:ins>
                        </m:r>
                      </m:e>
                      <m:sub>
                        <m:r>
                          <w:ins w:id="857" w:author="Omar R Abuodeh" w:date="2023-04-13T13:00:00Z">
                            <w:rPr>
                              <w:rFonts w:ascii="Cambria Math" w:hAnsi="Cambria Math"/>
                              <w:noProof/>
                            </w:rPr>
                            <m:t>RS</m:t>
                          </w:ins>
                        </m:r>
                      </m:sub>
                    </m:sSub>
                    <m:ctrlPr>
                      <w:ins w:id="858" w:author="Omar R Abuodeh" w:date="2023-04-13T13:00:00Z">
                        <w:rPr>
                          <w:rFonts w:ascii="Cambria Math" w:hAnsi="Cambria Math"/>
                          <w:i/>
                          <w:noProof/>
                        </w:rPr>
                      </w:ins>
                    </m:ctrlPr>
                  </m:e>
                  <m:e>
                    <m:r>
                      <w:ins w:id="859" w:author="Omar R Abuodeh" w:date="2023-04-13T13:00:00Z">
                        <w:rPr>
                          <w:rFonts w:ascii="Cambria Math" w:hAnsi="Cambria Math"/>
                          <w:noProof/>
                        </w:rPr>
                        <m:t>-</m:t>
                      </w:ins>
                    </m:r>
                    <m:sSub>
                      <m:sSubPr>
                        <m:ctrlPr>
                          <w:ins w:id="860" w:author="Omar R Abuodeh" w:date="2023-04-13T13:00:00Z">
                            <w:rPr>
                              <w:rFonts w:ascii="Cambria Math" w:hAnsi="Cambria Math"/>
                              <w:i/>
                              <w:noProof/>
                            </w:rPr>
                          </w:ins>
                        </m:ctrlPr>
                      </m:sSubPr>
                      <m:e>
                        <m:r>
                          <w:ins w:id="861" w:author="Omar R Abuodeh" w:date="2023-04-13T13:00:00Z">
                            <w:rPr>
                              <w:rFonts w:ascii="Cambria Math" w:hAnsi="Cambria Math"/>
                              <w:noProof/>
                            </w:rPr>
                            <m:t>C</m:t>
                          </w:ins>
                        </m:r>
                      </m:e>
                      <m:sub>
                        <m:r>
                          <w:ins w:id="862" w:author="Omar R Abuodeh" w:date="2023-04-13T13:00:00Z">
                            <w:rPr>
                              <w:rFonts w:ascii="Cambria Math" w:hAnsi="Cambria Math"/>
                              <w:noProof/>
                            </w:rPr>
                            <m:t>RS</m:t>
                          </w:ins>
                        </m:r>
                      </m:sub>
                    </m:sSub>
                    <m:r>
                      <w:ins w:id="863" w:author="Omar R Abuodeh" w:date="2023-04-13T13:00:00Z">
                        <w:rPr>
                          <w:rFonts w:ascii="Cambria Math" w:hAnsi="Cambria Math"/>
                          <w:noProof/>
                        </w:rPr>
                        <m:t>b</m:t>
                      </w:ins>
                    </m:r>
                    <m:ctrlPr>
                      <w:ins w:id="864" w:author="Omar R Abuodeh" w:date="2023-04-13T13:00:00Z">
                        <w:rPr>
                          <w:rFonts w:ascii="Cambria Math" w:hAnsi="Cambria Math"/>
                          <w:i/>
                          <w:noProof/>
                        </w:rPr>
                      </w:ins>
                    </m:ctrlPr>
                  </m:e>
                  <m:e>
                    <m:r>
                      <w:ins w:id="865" w:author="Omar R Abuodeh" w:date="2023-04-13T13:00:00Z">
                        <w:rPr>
                          <w:rFonts w:ascii="Cambria Math" w:hAnsi="Cambria Math"/>
                          <w:noProof/>
                        </w:rPr>
                        <m:t>0</m:t>
                      </w:ins>
                    </m:r>
                    <m:ctrlPr>
                      <w:ins w:id="866" w:author="Omar R Abuodeh" w:date="2023-04-13T13:00:00Z">
                        <w:rPr>
                          <w:rFonts w:ascii="Cambria Math" w:hAnsi="Cambria Math"/>
                          <w:i/>
                          <w:noProof/>
                        </w:rPr>
                      </w:ins>
                    </m:ctrlPr>
                  </m:e>
                  <m:e>
                    <m:sSub>
                      <m:sSubPr>
                        <m:ctrlPr>
                          <w:ins w:id="867" w:author="Omar R Abuodeh" w:date="2023-04-13T13:00:00Z">
                            <w:rPr>
                              <w:rFonts w:ascii="Cambria Math" w:hAnsi="Cambria Math"/>
                              <w:i/>
                              <w:noProof/>
                            </w:rPr>
                          </w:ins>
                        </m:ctrlPr>
                      </m:sSubPr>
                      <m:e>
                        <m:r>
                          <w:ins w:id="868" w:author="Omar R Abuodeh" w:date="2023-04-13T13:00:00Z">
                            <w:rPr>
                              <w:rFonts w:ascii="Cambria Math" w:hAnsi="Cambria Math"/>
                              <w:noProof/>
                            </w:rPr>
                            <m:t>C</m:t>
                          </w:ins>
                        </m:r>
                      </m:e>
                      <m:sub>
                        <m:r>
                          <w:ins w:id="869" w:author="Omar R Abuodeh" w:date="2023-04-13T13:00:00Z">
                            <w:rPr>
                              <w:rFonts w:ascii="Cambria Math" w:hAnsi="Cambria Math"/>
                              <w:noProof/>
                            </w:rPr>
                            <m:t>RS</m:t>
                          </w:ins>
                        </m:r>
                      </m:sub>
                    </m:sSub>
                    <m:r>
                      <w:ins w:id="870" w:author="Omar R Abuodeh" w:date="2023-04-13T13:00:00Z">
                        <w:rPr>
                          <w:rFonts w:ascii="Cambria Math" w:hAnsi="Cambria Math"/>
                          <w:noProof/>
                        </w:rPr>
                        <m:t>+</m:t>
                      </w:ins>
                    </m:r>
                    <m:sSub>
                      <m:sSubPr>
                        <m:ctrlPr>
                          <w:ins w:id="871" w:author="Omar R Abuodeh" w:date="2023-04-13T13:00:00Z">
                            <w:rPr>
                              <w:rFonts w:ascii="Cambria Math" w:hAnsi="Cambria Math"/>
                              <w:i/>
                              <w:noProof/>
                            </w:rPr>
                          </w:ins>
                        </m:ctrlPr>
                      </m:sSubPr>
                      <m:e>
                        <m:r>
                          <w:ins w:id="872" w:author="Omar R Abuodeh" w:date="2023-04-13T13:00:00Z">
                            <w:rPr>
                              <w:rFonts w:ascii="Cambria Math" w:hAnsi="Cambria Math"/>
                              <w:noProof/>
                            </w:rPr>
                            <m:t>C</m:t>
                          </w:ins>
                        </m:r>
                      </m:e>
                      <m:sub>
                        <m:r>
                          <w:ins w:id="873" w:author="Omar R Abuodeh" w:date="2023-04-13T13:00:00Z">
                            <w:rPr>
                              <w:rFonts w:ascii="Cambria Math" w:hAnsi="Cambria Math"/>
                              <w:noProof/>
                            </w:rPr>
                            <m:t>RT</m:t>
                          </w:ins>
                        </m:r>
                      </m:sub>
                    </m:sSub>
                    <m:ctrlPr>
                      <w:ins w:id="874" w:author="Omar R Abuodeh" w:date="2023-04-13T13:00:00Z">
                        <w:rPr>
                          <w:rFonts w:ascii="Cambria Math" w:hAnsi="Cambria Math"/>
                          <w:i/>
                          <w:noProof/>
                        </w:rPr>
                      </w:ins>
                    </m:ctrlPr>
                  </m:e>
                  <m:e>
                    <m:r>
                      <w:ins w:id="875" w:author="Omar R Abuodeh" w:date="2023-04-13T13:00:00Z">
                        <w:rPr>
                          <w:rFonts w:ascii="Cambria Math" w:hAnsi="Cambria Math"/>
                          <w:noProof/>
                        </w:rPr>
                        <m:t>0</m:t>
                      </w:ins>
                    </m:r>
                    <m:ctrlPr>
                      <w:ins w:id="876" w:author="Omar R Abuodeh" w:date="2023-04-13T13:00:00Z">
                        <w:rPr>
                          <w:rFonts w:ascii="Cambria Math" w:hAnsi="Cambria Math"/>
                          <w:i/>
                          <w:noProof/>
                        </w:rPr>
                      </w:ins>
                    </m:ctrlPr>
                  </m:e>
                </m:mr>
                <m:mr>
                  <m:e>
                    <m:r>
                      <w:ins w:id="877" w:author="Omar R Abuodeh" w:date="2023-04-13T13:00:00Z">
                        <w:rPr>
                          <w:rFonts w:ascii="Cambria Math" w:hAnsi="Cambria Math"/>
                          <w:noProof/>
                        </w:rPr>
                        <m:t>-</m:t>
                      </w:ins>
                    </m:r>
                    <m:sSub>
                      <m:sSubPr>
                        <m:ctrlPr>
                          <w:ins w:id="878" w:author="Omar R Abuodeh" w:date="2023-04-13T13:00:00Z">
                            <w:rPr>
                              <w:rFonts w:ascii="Cambria Math" w:hAnsi="Cambria Math"/>
                              <w:i/>
                              <w:noProof/>
                            </w:rPr>
                          </w:ins>
                        </m:ctrlPr>
                      </m:sSubPr>
                      <m:e>
                        <m:r>
                          <w:ins w:id="879" w:author="Omar R Abuodeh" w:date="2023-04-13T13:00:00Z">
                            <w:rPr>
                              <w:rFonts w:ascii="Cambria Math" w:hAnsi="Cambria Math"/>
                              <w:noProof/>
                            </w:rPr>
                            <m:t>C</m:t>
                          </w:ins>
                        </m:r>
                      </m:e>
                      <m:sub>
                        <m:r>
                          <w:ins w:id="880" w:author="Omar R Abuodeh" w:date="2023-04-13T13:00:00Z">
                            <w:rPr>
                              <w:rFonts w:ascii="Cambria Math" w:hAnsi="Cambria Math"/>
                              <w:noProof/>
                            </w:rPr>
                            <m:t>M</m:t>
                          </w:ins>
                        </m:r>
                      </m:sub>
                    </m:sSub>
                    <m:ctrlPr>
                      <w:ins w:id="881" w:author="Omar R Abuodeh" w:date="2023-04-13T13:00:00Z">
                        <w:rPr>
                          <w:rFonts w:ascii="Cambria Math" w:hAnsi="Cambria Math"/>
                          <w:i/>
                          <w:noProof/>
                        </w:rPr>
                      </w:ins>
                    </m:ctrlPr>
                  </m:e>
                  <m:e>
                    <m:sSub>
                      <m:sSubPr>
                        <m:ctrlPr>
                          <w:ins w:id="882" w:author="Omar R Abuodeh" w:date="2023-04-13T13:00:00Z">
                            <w:rPr>
                              <w:rFonts w:ascii="Cambria Math" w:hAnsi="Cambria Math"/>
                              <w:i/>
                              <w:noProof/>
                            </w:rPr>
                          </w:ins>
                        </m:ctrlPr>
                      </m:sSubPr>
                      <m:e>
                        <m:r>
                          <w:ins w:id="883" w:author="Omar R Abuodeh" w:date="2023-04-13T13:00:00Z">
                            <w:rPr>
                              <w:rFonts w:ascii="Cambria Math" w:hAnsi="Cambria Math"/>
                              <w:noProof/>
                            </w:rPr>
                            <m:t>C</m:t>
                          </w:ins>
                        </m:r>
                      </m:e>
                      <m:sub>
                        <m:r>
                          <w:ins w:id="884" w:author="Omar R Abuodeh" w:date="2023-04-13T13:00:00Z">
                            <w:rPr>
                              <w:rFonts w:ascii="Cambria Math" w:hAnsi="Cambria Math"/>
                              <w:noProof/>
                            </w:rPr>
                            <m:t>M</m:t>
                          </w:ins>
                        </m:r>
                      </m:sub>
                    </m:sSub>
                    <m:r>
                      <w:ins w:id="885" w:author="Omar R Abuodeh" w:date="2023-04-13T13:00:00Z">
                        <w:rPr>
                          <w:rFonts w:ascii="Cambria Math" w:hAnsi="Cambria Math"/>
                          <w:noProof/>
                        </w:rPr>
                        <m:t>a</m:t>
                      </w:ins>
                    </m:r>
                    <m:ctrlPr>
                      <w:ins w:id="886" w:author="Omar R Abuodeh" w:date="2023-04-13T13:00:00Z">
                        <w:rPr>
                          <w:rFonts w:ascii="Cambria Math" w:hAnsi="Cambria Math"/>
                          <w:i/>
                          <w:noProof/>
                        </w:rPr>
                      </w:ins>
                    </m:ctrlPr>
                  </m:e>
                  <m:e>
                    <m:r>
                      <w:ins w:id="887" w:author="Omar R Abuodeh" w:date="2023-04-13T13:00:00Z">
                        <w:rPr>
                          <w:rFonts w:ascii="Cambria Math" w:hAnsi="Cambria Math"/>
                          <w:noProof/>
                        </w:rPr>
                        <m:t>0</m:t>
                      </w:ins>
                    </m:r>
                    <m:ctrlPr>
                      <w:ins w:id="888" w:author="Omar R Abuodeh" w:date="2023-04-13T13:00:00Z">
                        <w:rPr>
                          <w:rFonts w:ascii="Cambria Math" w:hAnsi="Cambria Math"/>
                          <w:i/>
                          <w:noProof/>
                        </w:rPr>
                      </w:ins>
                    </m:ctrlPr>
                  </m:e>
                  <m:e>
                    <m:r>
                      <w:ins w:id="889" w:author="Omar R Abuodeh" w:date="2023-04-13T13:00:00Z">
                        <w:rPr>
                          <w:rFonts w:ascii="Cambria Math" w:hAnsi="Cambria Math"/>
                          <w:noProof/>
                        </w:rPr>
                        <m:t>0</m:t>
                      </w:ins>
                    </m:r>
                    <m:ctrlPr>
                      <w:ins w:id="890" w:author="Omar R Abuodeh" w:date="2023-04-13T13:00:00Z">
                        <w:rPr>
                          <w:rFonts w:ascii="Cambria Math" w:hAnsi="Cambria Math"/>
                          <w:i/>
                          <w:noProof/>
                        </w:rPr>
                      </w:ins>
                    </m:ctrlPr>
                  </m:e>
                  <m:e>
                    <m:sSub>
                      <m:sSubPr>
                        <m:ctrlPr>
                          <w:ins w:id="891" w:author="Omar R Abuodeh" w:date="2023-04-13T13:00:00Z">
                            <w:rPr>
                              <w:rFonts w:ascii="Cambria Math" w:hAnsi="Cambria Math"/>
                              <w:i/>
                              <w:noProof/>
                            </w:rPr>
                          </w:ins>
                        </m:ctrlPr>
                      </m:sSubPr>
                      <m:e>
                        <m:r>
                          <w:ins w:id="892" w:author="Omar R Abuodeh" w:date="2023-04-13T13:00:00Z">
                            <w:rPr>
                              <w:rFonts w:ascii="Cambria Math" w:hAnsi="Cambria Math"/>
                              <w:noProof/>
                            </w:rPr>
                            <m:t>C</m:t>
                          </w:ins>
                        </m:r>
                      </m:e>
                      <m:sub>
                        <m:r>
                          <w:ins w:id="893" w:author="Omar R Abuodeh" w:date="2023-04-13T13:00:00Z">
                            <w:rPr>
                              <w:rFonts w:ascii="Cambria Math" w:hAnsi="Cambria Math"/>
                              <w:noProof/>
                            </w:rPr>
                            <m:t>M</m:t>
                          </w:ins>
                        </m:r>
                      </m:sub>
                    </m:sSub>
                    <m:ctrlPr>
                      <w:ins w:id="894" w:author="Omar R Abuodeh" w:date="2023-04-13T13:00:00Z">
                        <w:rPr>
                          <w:rFonts w:ascii="Cambria Math" w:hAnsi="Cambria Math"/>
                          <w:i/>
                          <w:noProof/>
                        </w:rPr>
                      </w:ins>
                    </m:ctrlPr>
                  </m:e>
                </m:mr>
              </m:m>
            </m:e>
          </m:d>
        </m:oMath>
      </m:oMathPara>
    </w:p>
    <w:p w14:paraId="2CDEB07E" w14:textId="77777777" w:rsidR="00CB308D" w:rsidRDefault="00CB308D" w:rsidP="00CB308D">
      <w:pPr>
        <w:rPr>
          <w:ins w:id="895" w:author="Omar R Abuodeh" w:date="2023-04-13T13:00:00Z"/>
          <w:rFonts w:eastAsiaTheme="minorEastAsia"/>
          <w:noProof/>
        </w:rPr>
      </w:pPr>
    </w:p>
    <w:p w14:paraId="762597E7" w14:textId="77777777" w:rsidR="00CB308D" w:rsidRPr="00E319C5" w:rsidRDefault="00CB308D" w:rsidP="00CB308D">
      <w:pPr>
        <w:rPr>
          <w:ins w:id="896" w:author="Omar R Abuodeh" w:date="2023-04-13T13:00:00Z"/>
          <w:rFonts w:eastAsiaTheme="minorEastAsia"/>
          <w:noProof/>
        </w:rPr>
      </w:pPr>
      <m:oMathPara>
        <m:oMath>
          <m:d>
            <m:dPr>
              <m:begChr m:val="["/>
              <m:endChr m:val="]"/>
              <m:ctrlPr>
                <w:ins w:id="897" w:author="Omar R Abuodeh" w:date="2023-04-13T13:00:00Z">
                  <w:rPr>
                    <w:rFonts w:ascii="Cambria Math" w:hAnsi="Cambria Math"/>
                    <w:i/>
                    <w:noProof/>
                  </w:rPr>
                </w:ins>
              </m:ctrlPr>
            </m:dPr>
            <m:e>
              <m:r>
                <w:ins w:id="898" w:author="Omar R Abuodeh" w:date="2023-04-13T13:00:00Z">
                  <w:rPr>
                    <w:rFonts w:ascii="Cambria Math" w:hAnsi="Cambria Math"/>
                    <w:noProof/>
                  </w:rPr>
                  <m:t>M</m:t>
                </w:ins>
              </m:r>
            </m:e>
          </m:d>
          <m:r>
            <w:ins w:id="899" w:author="Omar R Abuodeh" w:date="2023-04-13T13:00:00Z">
              <w:rPr>
                <w:rFonts w:ascii="Cambria Math" w:hAnsi="Cambria Math"/>
                <w:noProof/>
              </w:rPr>
              <m:t>=</m:t>
            </w:ins>
          </m:r>
          <m:d>
            <m:dPr>
              <m:begChr m:val="["/>
              <m:endChr m:val="]"/>
              <m:ctrlPr>
                <w:ins w:id="900" w:author="Omar R Abuodeh" w:date="2023-04-13T13:00:00Z">
                  <w:rPr>
                    <w:rFonts w:ascii="Cambria Math" w:eastAsiaTheme="minorEastAsia" w:hAnsi="Cambria Math"/>
                    <w:i/>
                    <w:noProof/>
                  </w:rPr>
                </w:ins>
              </m:ctrlPr>
            </m:dPr>
            <m:e>
              <m:m>
                <m:mPr>
                  <m:mcs>
                    <m:mc>
                      <m:mcPr>
                        <m:count m:val="5"/>
                        <m:mcJc m:val="center"/>
                      </m:mcPr>
                    </m:mc>
                  </m:mcs>
                  <m:ctrlPr>
                    <w:ins w:id="901" w:author="Omar R Abuodeh" w:date="2023-04-13T13:00:00Z">
                      <w:rPr>
                        <w:rFonts w:ascii="Cambria Math" w:eastAsiaTheme="minorEastAsia" w:hAnsi="Cambria Math"/>
                        <w:i/>
                        <w:noProof/>
                      </w:rPr>
                    </w:ins>
                  </m:ctrlPr>
                </m:mPr>
                <m:mr>
                  <m:e>
                    <m:sSub>
                      <m:sSubPr>
                        <m:ctrlPr>
                          <w:ins w:id="902" w:author="Omar R Abuodeh" w:date="2023-04-13T13:00:00Z">
                            <w:rPr>
                              <w:rFonts w:ascii="Cambria Math" w:hAnsi="Cambria Math"/>
                              <w:i/>
                              <w:noProof/>
                            </w:rPr>
                          </w:ins>
                        </m:ctrlPr>
                      </m:sSubPr>
                      <m:e>
                        <m:r>
                          <w:ins w:id="903" w:author="Omar R Abuodeh" w:date="2023-04-13T13:00:00Z">
                            <w:rPr>
                              <w:rFonts w:ascii="Cambria Math" w:hAnsi="Cambria Math"/>
                              <w:noProof/>
                            </w:rPr>
                            <m:t>M</m:t>
                          </w:ins>
                        </m:r>
                      </m:e>
                      <m:sub>
                        <m:r>
                          <w:ins w:id="904" w:author="Omar R Abuodeh" w:date="2023-04-13T13:00:00Z">
                            <w:rPr>
                              <w:rFonts w:ascii="Cambria Math" w:hAnsi="Cambria Math"/>
                              <w:noProof/>
                            </w:rPr>
                            <m:t>b</m:t>
                          </w:ins>
                        </m:r>
                      </m:sub>
                    </m:sSub>
                    <m:ctrlPr>
                      <w:ins w:id="905" w:author="Omar R Abuodeh" w:date="2023-04-13T13:00:00Z">
                        <w:rPr>
                          <w:rFonts w:ascii="Cambria Math" w:hAnsi="Cambria Math"/>
                          <w:i/>
                          <w:noProof/>
                        </w:rPr>
                      </w:ins>
                    </m:ctrlPr>
                  </m:e>
                  <m:e>
                    <m:r>
                      <w:ins w:id="906" w:author="Omar R Abuodeh" w:date="2023-04-13T13:00:00Z">
                        <w:rPr>
                          <w:rFonts w:ascii="Cambria Math" w:hAnsi="Cambria Math"/>
                          <w:noProof/>
                        </w:rPr>
                        <m:t>0</m:t>
                      </w:ins>
                    </m:r>
                    <m:ctrlPr>
                      <w:ins w:id="907" w:author="Omar R Abuodeh" w:date="2023-04-13T13:00:00Z">
                        <w:rPr>
                          <w:rFonts w:ascii="Cambria Math" w:hAnsi="Cambria Math"/>
                          <w:i/>
                          <w:noProof/>
                        </w:rPr>
                      </w:ins>
                    </m:ctrlPr>
                  </m:e>
                  <m:e>
                    <m:r>
                      <w:ins w:id="908" w:author="Omar R Abuodeh" w:date="2023-04-13T13:00:00Z">
                        <w:rPr>
                          <w:rFonts w:ascii="Cambria Math" w:hAnsi="Cambria Math"/>
                          <w:noProof/>
                        </w:rPr>
                        <m:t>0</m:t>
                      </w:ins>
                    </m:r>
                    <m:ctrlPr>
                      <w:ins w:id="909" w:author="Omar R Abuodeh" w:date="2023-04-13T13:00:00Z">
                        <w:rPr>
                          <w:rFonts w:ascii="Cambria Math" w:hAnsi="Cambria Math"/>
                          <w:i/>
                          <w:noProof/>
                        </w:rPr>
                      </w:ins>
                    </m:ctrlPr>
                  </m:e>
                  <m:e>
                    <m:r>
                      <w:ins w:id="910" w:author="Omar R Abuodeh" w:date="2023-04-13T13:00:00Z">
                        <w:rPr>
                          <w:rFonts w:ascii="Cambria Math" w:hAnsi="Cambria Math"/>
                          <w:noProof/>
                        </w:rPr>
                        <m:t>0</m:t>
                      </w:ins>
                    </m:r>
                    <m:ctrlPr>
                      <w:ins w:id="911" w:author="Omar R Abuodeh" w:date="2023-04-13T13:00:00Z">
                        <w:rPr>
                          <w:rFonts w:ascii="Cambria Math" w:hAnsi="Cambria Math"/>
                          <w:i/>
                          <w:noProof/>
                        </w:rPr>
                      </w:ins>
                    </m:ctrlPr>
                  </m:e>
                  <m:e>
                    <m:r>
                      <w:ins w:id="912" w:author="Omar R Abuodeh" w:date="2023-04-13T13:00:00Z">
                        <w:rPr>
                          <w:rFonts w:ascii="Cambria Math" w:hAnsi="Cambria Math"/>
                          <w:noProof/>
                        </w:rPr>
                        <m:t>0</m:t>
                      </w:ins>
                    </m:r>
                    <m:ctrlPr>
                      <w:ins w:id="913" w:author="Omar R Abuodeh" w:date="2023-04-13T13:00:00Z">
                        <w:rPr>
                          <w:rFonts w:ascii="Cambria Math" w:hAnsi="Cambria Math"/>
                          <w:i/>
                          <w:noProof/>
                        </w:rPr>
                      </w:ins>
                    </m:ctrlPr>
                  </m:e>
                </m:mr>
                <m:mr>
                  <m:e>
                    <m:r>
                      <w:ins w:id="914" w:author="Omar R Abuodeh" w:date="2023-04-13T13:00:00Z">
                        <w:rPr>
                          <w:rFonts w:ascii="Cambria Math" w:hAnsi="Cambria Math"/>
                          <w:noProof/>
                        </w:rPr>
                        <m:t>0</m:t>
                      </w:ins>
                    </m:r>
                    <m:ctrlPr>
                      <w:ins w:id="915" w:author="Omar R Abuodeh" w:date="2023-04-13T13:00:00Z">
                        <w:rPr>
                          <w:rFonts w:ascii="Cambria Math" w:hAnsi="Cambria Math"/>
                          <w:i/>
                          <w:noProof/>
                        </w:rPr>
                      </w:ins>
                    </m:ctrlPr>
                  </m:e>
                  <m:e>
                    <m:sSub>
                      <m:sSubPr>
                        <m:ctrlPr>
                          <w:ins w:id="916" w:author="Omar R Abuodeh" w:date="2023-04-13T13:00:00Z">
                            <w:rPr>
                              <w:rFonts w:ascii="Cambria Math" w:hAnsi="Cambria Math"/>
                              <w:i/>
                              <w:noProof/>
                            </w:rPr>
                          </w:ins>
                        </m:ctrlPr>
                      </m:sSubPr>
                      <m:e>
                        <m:r>
                          <w:ins w:id="917" w:author="Omar R Abuodeh" w:date="2023-04-13T13:00:00Z">
                            <w:rPr>
                              <w:rFonts w:ascii="Cambria Math" w:hAnsi="Cambria Math"/>
                              <w:noProof/>
                            </w:rPr>
                            <m:t>J</m:t>
                          </w:ins>
                        </m:r>
                      </m:e>
                      <m:sub>
                        <m:r>
                          <w:ins w:id="918" w:author="Omar R Abuodeh" w:date="2023-04-13T13:00:00Z">
                            <w:rPr>
                              <w:rFonts w:ascii="Cambria Math" w:hAnsi="Cambria Math"/>
                              <w:noProof/>
                            </w:rPr>
                            <m:t>z</m:t>
                          </w:ins>
                        </m:r>
                      </m:sub>
                    </m:sSub>
                    <m:ctrlPr>
                      <w:ins w:id="919" w:author="Omar R Abuodeh" w:date="2023-04-13T13:00:00Z">
                        <w:rPr>
                          <w:rFonts w:ascii="Cambria Math" w:hAnsi="Cambria Math"/>
                          <w:i/>
                          <w:noProof/>
                        </w:rPr>
                      </w:ins>
                    </m:ctrlPr>
                  </m:e>
                  <m:e>
                    <m:r>
                      <w:ins w:id="920" w:author="Omar R Abuodeh" w:date="2023-04-13T13:00:00Z">
                        <w:rPr>
                          <w:rFonts w:ascii="Cambria Math" w:hAnsi="Cambria Math"/>
                          <w:noProof/>
                        </w:rPr>
                        <m:t>0</m:t>
                      </w:ins>
                    </m:r>
                    <m:ctrlPr>
                      <w:ins w:id="921" w:author="Omar R Abuodeh" w:date="2023-04-13T13:00:00Z">
                        <w:rPr>
                          <w:rFonts w:ascii="Cambria Math" w:hAnsi="Cambria Math"/>
                          <w:i/>
                          <w:noProof/>
                        </w:rPr>
                      </w:ins>
                    </m:ctrlPr>
                  </m:e>
                  <m:e>
                    <m:r>
                      <w:ins w:id="922" w:author="Omar R Abuodeh" w:date="2023-04-13T13:00:00Z">
                        <w:rPr>
                          <w:rFonts w:ascii="Cambria Math" w:hAnsi="Cambria Math"/>
                          <w:noProof/>
                        </w:rPr>
                        <m:t>0</m:t>
                      </w:ins>
                    </m:r>
                    <m:ctrlPr>
                      <w:ins w:id="923" w:author="Omar R Abuodeh" w:date="2023-04-13T13:00:00Z">
                        <w:rPr>
                          <w:rFonts w:ascii="Cambria Math" w:hAnsi="Cambria Math"/>
                          <w:i/>
                          <w:noProof/>
                        </w:rPr>
                      </w:ins>
                    </m:ctrlPr>
                  </m:e>
                  <m:e>
                    <m:r>
                      <w:ins w:id="924" w:author="Omar R Abuodeh" w:date="2023-04-13T13:00:00Z">
                        <w:rPr>
                          <w:rFonts w:ascii="Cambria Math" w:hAnsi="Cambria Math"/>
                          <w:noProof/>
                        </w:rPr>
                        <m:t>0</m:t>
                      </w:ins>
                    </m:r>
                    <m:ctrlPr>
                      <w:ins w:id="925" w:author="Omar R Abuodeh" w:date="2023-04-13T13:00:00Z">
                        <w:rPr>
                          <w:rFonts w:ascii="Cambria Math" w:hAnsi="Cambria Math"/>
                          <w:i/>
                          <w:noProof/>
                        </w:rPr>
                      </w:ins>
                    </m:ctrlPr>
                  </m:e>
                </m:mr>
                <m:mr>
                  <m:e>
                    <m:r>
                      <w:ins w:id="926" w:author="Omar R Abuodeh" w:date="2023-04-13T13:00:00Z">
                        <w:rPr>
                          <w:rFonts w:ascii="Cambria Math" w:hAnsi="Cambria Math"/>
                          <w:noProof/>
                        </w:rPr>
                        <m:t>0</m:t>
                      </w:ins>
                    </m:r>
                    <m:ctrlPr>
                      <w:ins w:id="927" w:author="Omar R Abuodeh" w:date="2023-04-13T13:00:00Z">
                        <w:rPr>
                          <w:rFonts w:ascii="Cambria Math" w:hAnsi="Cambria Math"/>
                          <w:i/>
                          <w:noProof/>
                        </w:rPr>
                      </w:ins>
                    </m:ctrlPr>
                  </m:e>
                  <m:e>
                    <m:r>
                      <w:ins w:id="928" w:author="Omar R Abuodeh" w:date="2023-04-13T13:00:00Z">
                        <w:rPr>
                          <w:rFonts w:ascii="Cambria Math" w:hAnsi="Cambria Math"/>
                          <w:noProof/>
                        </w:rPr>
                        <m:t>0</m:t>
                      </w:ins>
                    </m:r>
                    <m:ctrlPr>
                      <w:ins w:id="929" w:author="Omar R Abuodeh" w:date="2023-04-13T13:00:00Z">
                        <w:rPr>
                          <w:rFonts w:ascii="Cambria Math" w:hAnsi="Cambria Math"/>
                          <w:i/>
                          <w:noProof/>
                        </w:rPr>
                      </w:ins>
                    </m:ctrlPr>
                  </m:e>
                  <m:e>
                    <m:sSub>
                      <m:sSubPr>
                        <m:ctrlPr>
                          <w:ins w:id="930" w:author="Omar R Abuodeh" w:date="2023-04-13T13:00:00Z">
                            <w:rPr>
                              <w:rFonts w:ascii="Cambria Math" w:hAnsi="Cambria Math"/>
                              <w:i/>
                              <w:noProof/>
                            </w:rPr>
                          </w:ins>
                        </m:ctrlPr>
                      </m:sSubPr>
                      <m:e>
                        <m:r>
                          <w:ins w:id="931" w:author="Omar R Abuodeh" w:date="2023-04-13T13:00:00Z">
                            <w:rPr>
                              <w:rFonts w:ascii="Cambria Math" w:hAnsi="Cambria Math"/>
                              <w:noProof/>
                            </w:rPr>
                            <m:t>M</m:t>
                          </w:ins>
                        </m:r>
                      </m:e>
                      <m:sub>
                        <m:r>
                          <w:ins w:id="932" w:author="Omar R Abuodeh" w:date="2023-04-13T13:00:00Z">
                            <w:rPr>
                              <w:rFonts w:ascii="Cambria Math" w:hAnsi="Cambria Math"/>
                              <w:noProof/>
                            </w:rPr>
                            <m:t>F</m:t>
                          </w:ins>
                        </m:r>
                      </m:sub>
                    </m:sSub>
                    <m:ctrlPr>
                      <w:ins w:id="933" w:author="Omar R Abuodeh" w:date="2023-04-13T13:00:00Z">
                        <w:rPr>
                          <w:rFonts w:ascii="Cambria Math" w:hAnsi="Cambria Math"/>
                          <w:i/>
                          <w:noProof/>
                        </w:rPr>
                      </w:ins>
                    </m:ctrlPr>
                  </m:e>
                  <m:e>
                    <m:r>
                      <w:ins w:id="934" w:author="Omar R Abuodeh" w:date="2023-04-13T13:00:00Z">
                        <w:rPr>
                          <w:rFonts w:ascii="Cambria Math" w:hAnsi="Cambria Math"/>
                          <w:noProof/>
                        </w:rPr>
                        <m:t>0</m:t>
                      </w:ins>
                    </m:r>
                    <m:ctrlPr>
                      <w:ins w:id="935" w:author="Omar R Abuodeh" w:date="2023-04-13T13:00:00Z">
                        <w:rPr>
                          <w:rFonts w:ascii="Cambria Math" w:hAnsi="Cambria Math"/>
                          <w:i/>
                          <w:noProof/>
                        </w:rPr>
                      </w:ins>
                    </m:ctrlPr>
                  </m:e>
                  <m:e>
                    <m:r>
                      <w:ins w:id="936" w:author="Omar R Abuodeh" w:date="2023-04-13T13:00:00Z">
                        <w:rPr>
                          <w:rFonts w:ascii="Cambria Math" w:hAnsi="Cambria Math"/>
                          <w:noProof/>
                        </w:rPr>
                        <m:t>0</m:t>
                      </w:ins>
                    </m:r>
                    <m:ctrlPr>
                      <w:ins w:id="937" w:author="Omar R Abuodeh" w:date="2023-04-13T13:00:00Z">
                        <w:rPr>
                          <w:rFonts w:ascii="Cambria Math" w:hAnsi="Cambria Math"/>
                          <w:i/>
                          <w:noProof/>
                        </w:rPr>
                      </w:ins>
                    </m:ctrlPr>
                  </m:e>
                </m:mr>
                <m:mr>
                  <m:e>
                    <m:r>
                      <w:ins w:id="938" w:author="Omar R Abuodeh" w:date="2023-04-13T13:00:00Z">
                        <w:rPr>
                          <w:rFonts w:ascii="Cambria Math" w:hAnsi="Cambria Math"/>
                          <w:noProof/>
                        </w:rPr>
                        <m:t>0</m:t>
                      </w:ins>
                    </m:r>
                    <m:ctrlPr>
                      <w:ins w:id="939" w:author="Omar R Abuodeh" w:date="2023-04-13T13:00:00Z">
                        <w:rPr>
                          <w:rFonts w:ascii="Cambria Math" w:hAnsi="Cambria Math"/>
                          <w:i/>
                          <w:noProof/>
                        </w:rPr>
                      </w:ins>
                    </m:ctrlPr>
                  </m:e>
                  <m:e>
                    <m:r>
                      <w:ins w:id="940" w:author="Omar R Abuodeh" w:date="2023-04-13T13:00:00Z">
                        <w:rPr>
                          <w:rFonts w:ascii="Cambria Math" w:hAnsi="Cambria Math"/>
                          <w:noProof/>
                        </w:rPr>
                        <m:t>0</m:t>
                      </w:ins>
                    </m:r>
                    <m:ctrlPr>
                      <w:ins w:id="941" w:author="Omar R Abuodeh" w:date="2023-04-13T13:00:00Z">
                        <w:rPr>
                          <w:rFonts w:ascii="Cambria Math" w:hAnsi="Cambria Math"/>
                          <w:i/>
                          <w:noProof/>
                        </w:rPr>
                      </w:ins>
                    </m:ctrlPr>
                  </m:e>
                  <m:e>
                    <m:r>
                      <w:ins w:id="942" w:author="Omar R Abuodeh" w:date="2023-04-13T13:00:00Z">
                        <w:rPr>
                          <w:rFonts w:ascii="Cambria Math" w:hAnsi="Cambria Math"/>
                          <w:noProof/>
                        </w:rPr>
                        <m:t>0</m:t>
                      </w:ins>
                    </m:r>
                    <m:ctrlPr>
                      <w:ins w:id="943" w:author="Omar R Abuodeh" w:date="2023-04-13T13:00:00Z">
                        <w:rPr>
                          <w:rFonts w:ascii="Cambria Math" w:hAnsi="Cambria Math"/>
                          <w:i/>
                          <w:noProof/>
                        </w:rPr>
                      </w:ins>
                    </m:ctrlPr>
                  </m:e>
                  <m:e>
                    <m:sSub>
                      <m:sSubPr>
                        <m:ctrlPr>
                          <w:ins w:id="944" w:author="Omar R Abuodeh" w:date="2023-04-13T13:00:00Z">
                            <w:rPr>
                              <w:rFonts w:ascii="Cambria Math" w:hAnsi="Cambria Math"/>
                              <w:i/>
                              <w:noProof/>
                            </w:rPr>
                          </w:ins>
                        </m:ctrlPr>
                      </m:sSubPr>
                      <m:e>
                        <m:r>
                          <w:ins w:id="945" w:author="Omar R Abuodeh" w:date="2023-04-13T13:00:00Z">
                            <w:rPr>
                              <w:rFonts w:ascii="Cambria Math" w:hAnsi="Cambria Math"/>
                              <w:noProof/>
                            </w:rPr>
                            <m:t>M</m:t>
                          </w:ins>
                        </m:r>
                      </m:e>
                      <m:sub>
                        <m:r>
                          <w:ins w:id="946" w:author="Omar R Abuodeh" w:date="2023-04-13T13:00:00Z">
                            <w:rPr>
                              <w:rFonts w:ascii="Cambria Math" w:hAnsi="Cambria Math"/>
                              <w:noProof/>
                            </w:rPr>
                            <m:t>R</m:t>
                          </w:ins>
                        </m:r>
                      </m:sub>
                    </m:sSub>
                    <m:ctrlPr>
                      <w:ins w:id="947" w:author="Omar R Abuodeh" w:date="2023-04-13T13:00:00Z">
                        <w:rPr>
                          <w:rFonts w:ascii="Cambria Math" w:hAnsi="Cambria Math"/>
                          <w:i/>
                          <w:noProof/>
                        </w:rPr>
                      </w:ins>
                    </m:ctrlPr>
                  </m:e>
                  <m:e>
                    <m:r>
                      <w:ins w:id="948" w:author="Omar R Abuodeh" w:date="2023-04-13T13:00:00Z">
                        <w:rPr>
                          <w:rFonts w:ascii="Cambria Math" w:hAnsi="Cambria Math"/>
                          <w:noProof/>
                        </w:rPr>
                        <m:t>0</m:t>
                      </w:ins>
                    </m:r>
                    <m:ctrlPr>
                      <w:ins w:id="949" w:author="Omar R Abuodeh" w:date="2023-04-13T13:00:00Z">
                        <w:rPr>
                          <w:rFonts w:ascii="Cambria Math" w:hAnsi="Cambria Math"/>
                          <w:i/>
                          <w:noProof/>
                        </w:rPr>
                      </w:ins>
                    </m:ctrlPr>
                  </m:e>
                </m:mr>
                <m:mr>
                  <m:e>
                    <m:r>
                      <w:ins w:id="950" w:author="Omar R Abuodeh" w:date="2023-04-13T13:00:00Z">
                        <w:rPr>
                          <w:rFonts w:ascii="Cambria Math" w:hAnsi="Cambria Math"/>
                          <w:noProof/>
                        </w:rPr>
                        <m:t>0</m:t>
                      </w:ins>
                    </m:r>
                    <m:ctrlPr>
                      <w:ins w:id="951" w:author="Omar R Abuodeh" w:date="2023-04-13T13:00:00Z">
                        <w:rPr>
                          <w:rFonts w:ascii="Cambria Math" w:hAnsi="Cambria Math"/>
                          <w:i/>
                          <w:noProof/>
                        </w:rPr>
                      </w:ins>
                    </m:ctrlPr>
                  </m:e>
                  <m:e>
                    <m:r>
                      <w:ins w:id="952" w:author="Omar R Abuodeh" w:date="2023-04-13T13:00:00Z">
                        <w:rPr>
                          <w:rFonts w:ascii="Cambria Math" w:hAnsi="Cambria Math"/>
                          <w:noProof/>
                        </w:rPr>
                        <m:t>0</m:t>
                      </w:ins>
                    </m:r>
                    <m:ctrlPr>
                      <w:ins w:id="953" w:author="Omar R Abuodeh" w:date="2023-04-13T13:00:00Z">
                        <w:rPr>
                          <w:rFonts w:ascii="Cambria Math" w:hAnsi="Cambria Math"/>
                          <w:i/>
                          <w:noProof/>
                        </w:rPr>
                      </w:ins>
                    </m:ctrlPr>
                  </m:e>
                  <m:e>
                    <m:r>
                      <w:ins w:id="954" w:author="Omar R Abuodeh" w:date="2023-04-13T13:00:00Z">
                        <w:rPr>
                          <w:rFonts w:ascii="Cambria Math" w:hAnsi="Cambria Math"/>
                          <w:noProof/>
                        </w:rPr>
                        <m:t>0</m:t>
                      </w:ins>
                    </m:r>
                    <m:ctrlPr>
                      <w:ins w:id="955" w:author="Omar R Abuodeh" w:date="2023-04-13T13:00:00Z">
                        <w:rPr>
                          <w:rFonts w:ascii="Cambria Math" w:hAnsi="Cambria Math"/>
                          <w:i/>
                          <w:noProof/>
                        </w:rPr>
                      </w:ins>
                    </m:ctrlPr>
                  </m:e>
                  <m:e>
                    <m:r>
                      <w:ins w:id="956" w:author="Omar R Abuodeh" w:date="2023-04-13T13:00:00Z">
                        <w:rPr>
                          <w:rFonts w:ascii="Cambria Math" w:hAnsi="Cambria Math"/>
                          <w:noProof/>
                        </w:rPr>
                        <m:t>0</m:t>
                      </w:ins>
                    </m:r>
                    <m:ctrlPr>
                      <w:ins w:id="957" w:author="Omar R Abuodeh" w:date="2023-04-13T13:00:00Z">
                        <w:rPr>
                          <w:rFonts w:ascii="Cambria Math" w:hAnsi="Cambria Math"/>
                          <w:i/>
                          <w:noProof/>
                        </w:rPr>
                      </w:ins>
                    </m:ctrlPr>
                  </m:e>
                  <m:e>
                    <m:sSub>
                      <m:sSubPr>
                        <m:ctrlPr>
                          <w:ins w:id="958" w:author="Omar R Abuodeh" w:date="2023-04-13T13:00:00Z">
                            <w:rPr>
                              <w:rFonts w:ascii="Cambria Math" w:hAnsi="Cambria Math"/>
                              <w:i/>
                              <w:noProof/>
                            </w:rPr>
                          </w:ins>
                        </m:ctrlPr>
                      </m:sSubPr>
                      <m:e>
                        <m:r>
                          <w:ins w:id="959" w:author="Omar R Abuodeh" w:date="2023-04-13T13:00:00Z">
                            <w:rPr>
                              <w:rFonts w:ascii="Cambria Math" w:hAnsi="Cambria Math"/>
                              <w:noProof/>
                            </w:rPr>
                            <m:t>M</m:t>
                          </w:ins>
                        </m:r>
                      </m:e>
                      <m:sub>
                        <m:r>
                          <w:ins w:id="960" w:author="Omar R Abuodeh" w:date="2023-04-13T13:00:00Z">
                            <w:rPr>
                              <w:rFonts w:ascii="Cambria Math" w:hAnsi="Cambria Math"/>
                              <w:noProof/>
                            </w:rPr>
                            <m:t>E</m:t>
                          </w:ins>
                        </m:r>
                      </m:sub>
                    </m:sSub>
                    <m:ctrlPr>
                      <w:ins w:id="961" w:author="Omar R Abuodeh" w:date="2023-04-13T13:00:00Z">
                        <w:rPr>
                          <w:rFonts w:ascii="Cambria Math" w:hAnsi="Cambria Math"/>
                          <w:i/>
                          <w:noProof/>
                        </w:rPr>
                      </w:ins>
                    </m:ctrlPr>
                  </m:e>
                </m:mr>
              </m:m>
            </m:e>
          </m:d>
        </m:oMath>
      </m:oMathPara>
    </w:p>
    <w:p w14:paraId="1B4179B9" w14:textId="77777777" w:rsidR="00CB308D" w:rsidRDefault="00CB308D" w:rsidP="00CB308D">
      <w:pPr>
        <w:rPr>
          <w:ins w:id="962" w:author="Omar R Abuodeh" w:date="2023-04-13T13:00:00Z"/>
          <w:rFonts w:eastAsiaTheme="minorEastAsia"/>
          <w:noProof/>
        </w:rPr>
      </w:pPr>
    </w:p>
    <w:p w14:paraId="39E76AF9" w14:textId="77777777" w:rsidR="00CB308D" w:rsidRDefault="00CB308D" w:rsidP="00CB308D">
      <w:pPr>
        <w:rPr>
          <w:ins w:id="963" w:author="Omar R Abuodeh" w:date="2023-04-13T13:00:00Z"/>
          <w:rFonts w:eastAsiaTheme="minorEastAsia"/>
          <w:noProof/>
        </w:rPr>
      </w:pPr>
    </w:p>
    <w:p w14:paraId="7DFFB835" w14:textId="77777777" w:rsidR="00CB308D" w:rsidRDefault="00CB308D" w:rsidP="00CB308D">
      <w:pPr>
        <w:rPr>
          <w:ins w:id="964" w:author="Omar R Abuodeh" w:date="2023-04-13T13:00:00Z"/>
          <w:rFonts w:eastAsiaTheme="minorEastAsia"/>
          <w:noProof/>
        </w:rPr>
      </w:pPr>
      <w:ins w:id="965" w:author="Omar R Abuodeh" w:date="2023-04-13T13:00:00Z">
        <w:r>
          <w:rPr>
            <w:rFonts w:eastAsiaTheme="minorEastAsia"/>
            <w:noProof/>
          </w:rPr>
          <w:t>Transform equation of motion to S-domain using the Laplace transform:</w:t>
        </w:r>
      </w:ins>
    </w:p>
    <w:p w14:paraId="564ABCB8" w14:textId="77777777" w:rsidR="00CB308D" w:rsidRPr="005407FD" w:rsidRDefault="00CB308D" w:rsidP="00CB308D">
      <w:pPr>
        <w:rPr>
          <w:ins w:id="966" w:author="Omar R Abuodeh" w:date="2023-04-13T13:00:00Z"/>
          <w:rFonts w:eastAsiaTheme="minorEastAsia"/>
          <w:noProof/>
        </w:rPr>
      </w:pPr>
    </w:p>
    <w:p w14:paraId="0C36B53D" w14:textId="77777777" w:rsidR="00CB308D" w:rsidRPr="00E319C5" w:rsidRDefault="00CB308D" w:rsidP="00CB308D">
      <w:pPr>
        <w:rPr>
          <w:ins w:id="967" w:author="Omar R Abuodeh" w:date="2023-04-13T13:00:00Z"/>
          <w:rFonts w:eastAsiaTheme="minorEastAsia"/>
          <w:noProof/>
        </w:rPr>
      </w:pPr>
      <m:oMathPara>
        <m:oMath>
          <m:r>
            <w:ins w:id="968" w:author="Omar R Abuodeh" w:date="2023-04-13T13:00:00Z">
              <m:rPr>
                <m:scr m:val="script"/>
              </m:rPr>
              <w:rPr>
                <w:rFonts w:ascii="Cambria Math" w:hAnsi="Cambria Math"/>
                <w:noProof/>
              </w:rPr>
              <m:t>L</m:t>
            </w:ins>
          </m:r>
          <m:d>
            <m:dPr>
              <m:begChr m:val="{"/>
              <m:endChr m:val="}"/>
              <m:ctrlPr>
                <w:ins w:id="969" w:author="Omar R Abuodeh" w:date="2023-04-13T13:00:00Z">
                  <w:rPr>
                    <w:rFonts w:ascii="Cambria Math" w:hAnsi="Cambria Math"/>
                    <w:i/>
                    <w:noProof/>
                  </w:rPr>
                </w:ins>
              </m:ctrlPr>
            </m:dPr>
            <m:e>
              <m:d>
                <m:dPr>
                  <m:begChr m:val="["/>
                  <m:endChr m:val="]"/>
                  <m:ctrlPr>
                    <w:ins w:id="970" w:author="Omar R Abuodeh" w:date="2023-04-13T13:00:00Z">
                      <w:rPr>
                        <w:rFonts w:ascii="Cambria Math" w:hAnsi="Cambria Math"/>
                        <w:i/>
                        <w:noProof/>
                      </w:rPr>
                    </w:ins>
                  </m:ctrlPr>
                </m:dPr>
                <m:e>
                  <m:r>
                    <w:ins w:id="971" w:author="Omar R Abuodeh" w:date="2023-04-13T13:00:00Z">
                      <w:rPr>
                        <w:rFonts w:ascii="Cambria Math" w:hAnsi="Cambria Math"/>
                        <w:noProof/>
                      </w:rPr>
                      <m:t>M</m:t>
                    </w:ins>
                  </m:r>
                </m:e>
              </m:d>
              <m:d>
                <m:dPr>
                  <m:begChr m:val="{"/>
                  <m:endChr m:val="}"/>
                  <m:ctrlPr>
                    <w:ins w:id="972" w:author="Omar R Abuodeh" w:date="2023-04-13T13:00:00Z">
                      <w:rPr>
                        <w:rFonts w:ascii="Cambria Math" w:hAnsi="Cambria Math"/>
                        <w:i/>
                        <w:noProof/>
                      </w:rPr>
                    </w:ins>
                  </m:ctrlPr>
                </m:dPr>
                <m:e>
                  <m:acc>
                    <m:accPr>
                      <m:chr m:val="̈"/>
                      <m:ctrlPr>
                        <w:ins w:id="973" w:author="Omar R Abuodeh" w:date="2023-04-13T13:00:00Z">
                          <w:rPr>
                            <w:rFonts w:ascii="Cambria Math" w:hAnsi="Cambria Math"/>
                            <w:i/>
                            <w:noProof/>
                          </w:rPr>
                        </w:ins>
                      </m:ctrlPr>
                    </m:accPr>
                    <m:e>
                      <m:r>
                        <w:ins w:id="974" w:author="Omar R Abuodeh" w:date="2023-04-13T13:00:00Z">
                          <w:rPr>
                            <w:rFonts w:ascii="Cambria Math" w:hAnsi="Cambria Math"/>
                            <w:noProof/>
                          </w:rPr>
                          <m:t>z</m:t>
                        </w:ins>
                      </m:r>
                    </m:e>
                  </m:acc>
                </m:e>
              </m:d>
              <m:r>
                <w:ins w:id="975" w:author="Omar R Abuodeh" w:date="2023-04-13T13:00:00Z">
                  <w:rPr>
                    <w:rFonts w:ascii="Cambria Math" w:hAnsi="Cambria Math"/>
                    <w:noProof/>
                  </w:rPr>
                  <m:t>+</m:t>
                </w:ins>
              </m:r>
              <m:d>
                <m:dPr>
                  <m:begChr m:val="["/>
                  <m:endChr m:val="]"/>
                  <m:ctrlPr>
                    <w:ins w:id="976" w:author="Omar R Abuodeh" w:date="2023-04-13T13:00:00Z">
                      <w:rPr>
                        <w:rFonts w:ascii="Cambria Math" w:hAnsi="Cambria Math"/>
                        <w:i/>
                        <w:noProof/>
                      </w:rPr>
                    </w:ins>
                  </m:ctrlPr>
                </m:dPr>
                <m:e>
                  <m:r>
                    <w:ins w:id="977" w:author="Omar R Abuodeh" w:date="2023-04-13T13:00:00Z">
                      <w:rPr>
                        <w:rFonts w:ascii="Cambria Math" w:hAnsi="Cambria Math"/>
                        <w:noProof/>
                      </w:rPr>
                      <m:t>C</m:t>
                    </w:ins>
                  </m:r>
                </m:e>
              </m:d>
              <m:d>
                <m:dPr>
                  <m:begChr m:val="{"/>
                  <m:endChr m:val="}"/>
                  <m:ctrlPr>
                    <w:ins w:id="978" w:author="Omar R Abuodeh" w:date="2023-04-13T13:00:00Z">
                      <w:rPr>
                        <w:rFonts w:ascii="Cambria Math" w:hAnsi="Cambria Math"/>
                        <w:i/>
                        <w:noProof/>
                      </w:rPr>
                    </w:ins>
                  </m:ctrlPr>
                </m:dPr>
                <m:e>
                  <m:acc>
                    <m:accPr>
                      <m:chr m:val="̇"/>
                      <m:ctrlPr>
                        <w:ins w:id="979" w:author="Omar R Abuodeh" w:date="2023-04-13T13:00:00Z">
                          <w:rPr>
                            <w:rFonts w:ascii="Cambria Math" w:hAnsi="Cambria Math"/>
                            <w:i/>
                            <w:noProof/>
                          </w:rPr>
                        </w:ins>
                      </m:ctrlPr>
                    </m:accPr>
                    <m:e>
                      <m:r>
                        <w:ins w:id="980" w:author="Omar R Abuodeh" w:date="2023-04-13T13:00:00Z">
                          <w:rPr>
                            <w:rFonts w:ascii="Cambria Math" w:hAnsi="Cambria Math"/>
                            <w:noProof/>
                          </w:rPr>
                          <m:t>z</m:t>
                        </w:ins>
                      </m:r>
                    </m:e>
                  </m:acc>
                </m:e>
              </m:d>
              <m:r>
                <w:ins w:id="981" w:author="Omar R Abuodeh" w:date="2023-04-13T13:00:00Z">
                  <w:rPr>
                    <w:rFonts w:ascii="Cambria Math" w:hAnsi="Cambria Math"/>
                    <w:noProof/>
                  </w:rPr>
                  <m:t>+</m:t>
                </w:ins>
              </m:r>
              <m:d>
                <m:dPr>
                  <m:begChr m:val="["/>
                  <m:endChr m:val="]"/>
                  <m:ctrlPr>
                    <w:ins w:id="982" w:author="Omar R Abuodeh" w:date="2023-04-13T13:00:00Z">
                      <w:rPr>
                        <w:rFonts w:ascii="Cambria Math" w:hAnsi="Cambria Math"/>
                        <w:i/>
                        <w:noProof/>
                      </w:rPr>
                    </w:ins>
                  </m:ctrlPr>
                </m:dPr>
                <m:e>
                  <m:r>
                    <w:ins w:id="983" w:author="Omar R Abuodeh" w:date="2023-04-13T13:00:00Z">
                      <w:rPr>
                        <w:rFonts w:ascii="Cambria Math" w:hAnsi="Cambria Math"/>
                        <w:noProof/>
                      </w:rPr>
                      <m:t>K</m:t>
                    </w:ins>
                  </m:r>
                </m:e>
              </m:d>
              <m:d>
                <m:dPr>
                  <m:begChr m:val="{"/>
                  <m:endChr m:val="}"/>
                  <m:ctrlPr>
                    <w:ins w:id="984" w:author="Omar R Abuodeh" w:date="2023-04-13T13:00:00Z">
                      <w:rPr>
                        <w:rFonts w:ascii="Cambria Math" w:hAnsi="Cambria Math"/>
                        <w:i/>
                        <w:noProof/>
                      </w:rPr>
                    </w:ins>
                  </m:ctrlPr>
                </m:dPr>
                <m:e>
                  <m:r>
                    <w:ins w:id="985" w:author="Omar R Abuodeh" w:date="2023-04-13T13:00:00Z">
                      <w:rPr>
                        <w:rFonts w:ascii="Cambria Math" w:hAnsi="Cambria Math"/>
                        <w:noProof/>
                      </w:rPr>
                      <m:t>z</m:t>
                    </w:ins>
                  </m:r>
                </m:e>
              </m:d>
            </m:e>
          </m:d>
          <m:r>
            <w:ins w:id="986" w:author="Omar R Abuodeh" w:date="2023-04-13T13:00:00Z">
              <m:rPr>
                <m:scr m:val="script"/>
              </m:rPr>
              <w:rPr>
                <w:rFonts w:ascii="Cambria Math" w:hAnsi="Cambria Math"/>
                <w:noProof/>
              </w:rPr>
              <m:t>=L{</m:t>
            </w:ins>
          </m:r>
          <m:r>
            <w:ins w:id="987" w:author="Omar R Abuodeh" w:date="2023-04-13T13:00:00Z">
              <w:rPr>
                <w:rFonts w:ascii="Cambria Math" w:hAnsi="Cambria Math"/>
                <w:noProof/>
              </w:rPr>
              <m:t>P}</m:t>
            </w:ins>
          </m:r>
        </m:oMath>
      </m:oMathPara>
    </w:p>
    <w:p w14:paraId="29D3A932" w14:textId="77777777" w:rsidR="00CB308D" w:rsidRPr="00E319C5" w:rsidRDefault="00CB308D" w:rsidP="00CB308D">
      <w:pPr>
        <w:rPr>
          <w:ins w:id="988" w:author="Omar R Abuodeh" w:date="2023-04-13T13:00:00Z"/>
          <w:rFonts w:eastAsiaTheme="minorEastAsia"/>
          <w:noProof/>
        </w:rPr>
      </w:pPr>
      <m:oMathPara>
        <m:oMath>
          <m:r>
            <w:ins w:id="989" w:author="Omar R Abuodeh" w:date="2023-04-13T13:00:00Z">
              <w:rPr>
                <w:rFonts w:ascii="Cambria Math" w:hAnsi="Cambria Math"/>
                <w:noProof/>
              </w:rPr>
              <m:t>{Z(s)}</m:t>
            </w:ins>
          </m:r>
          <m:d>
            <m:dPr>
              <m:ctrlPr>
                <w:ins w:id="990" w:author="Omar R Abuodeh" w:date="2023-04-13T13:00:00Z">
                  <w:rPr>
                    <w:rFonts w:ascii="Cambria Math" w:hAnsi="Cambria Math"/>
                    <w:i/>
                    <w:noProof/>
                  </w:rPr>
                </w:ins>
              </m:ctrlPr>
            </m:dPr>
            <m:e>
              <m:d>
                <m:dPr>
                  <m:begChr m:val="["/>
                  <m:endChr m:val="]"/>
                  <m:ctrlPr>
                    <w:ins w:id="991" w:author="Omar R Abuodeh" w:date="2023-04-13T13:00:00Z">
                      <w:rPr>
                        <w:rFonts w:ascii="Cambria Math" w:hAnsi="Cambria Math"/>
                        <w:i/>
                        <w:noProof/>
                      </w:rPr>
                    </w:ins>
                  </m:ctrlPr>
                </m:dPr>
                <m:e>
                  <m:r>
                    <w:ins w:id="992" w:author="Omar R Abuodeh" w:date="2023-04-13T13:00:00Z">
                      <w:rPr>
                        <w:rFonts w:ascii="Cambria Math" w:hAnsi="Cambria Math"/>
                        <w:noProof/>
                      </w:rPr>
                      <m:t>M</m:t>
                    </w:ins>
                  </m:r>
                </m:e>
              </m:d>
              <m:sSup>
                <m:sSupPr>
                  <m:ctrlPr>
                    <w:ins w:id="993" w:author="Omar R Abuodeh" w:date="2023-04-13T13:00:00Z">
                      <w:rPr>
                        <w:rFonts w:ascii="Cambria Math" w:hAnsi="Cambria Math"/>
                        <w:i/>
                        <w:noProof/>
                      </w:rPr>
                    </w:ins>
                  </m:ctrlPr>
                </m:sSupPr>
                <m:e>
                  <m:r>
                    <w:ins w:id="994" w:author="Omar R Abuodeh" w:date="2023-04-13T13:00:00Z">
                      <w:rPr>
                        <w:rFonts w:ascii="Cambria Math" w:hAnsi="Cambria Math"/>
                        <w:noProof/>
                      </w:rPr>
                      <m:t>s</m:t>
                    </w:ins>
                  </m:r>
                </m:e>
                <m:sup>
                  <m:r>
                    <w:ins w:id="995" w:author="Omar R Abuodeh" w:date="2023-04-13T13:00:00Z">
                      <w:rPr>
                        <w:rFonts w:ascii="Cambria Math" w:hAnsi="Cambria Math"/>
                        <w:noProof/>
                      </w:rPr>
                      <m:t>2</m:t>
                    </w:ins>
                  </m:r>
                </m:sup>
              </m:sSup>
              <m:r>
                <w:ins w:id="996" w:author="Omar R Abuodeh" w:date="2023-04-13T13:00:00Z">
                  <w:rPr>
                    <w:rFonts w:ascii="Cambria Math" w:hAnsi="Cambria Math"/>
                    <w:noProof/>
                  </w:rPr>
                  <m:t>+</m:t>
                </w:ins>
              </m:r>
              <m:d>
                <m:dPr>
                  <m:begChr m:val="["/>
                  <m:endChr m:val="]"/>
                  <m:ctrlPr>
                    <w:ins w:id="997" w:author="Omar R Abuodeh" w:date="2023-04-13T13:00:00Z">
                      <w:rPr>
                        <w:rFonts w:ascii="Cambria Math" w:hAnsi="Cambria Math"/>
                        <w:i/>
                        <w:noProof/>
                      </w:rPr>
                    </w:ins>
                  </m:ctrlPr>
                </m:dPr>
                <m:e>
                  <m:r>
                    <w:ins w:id="998" w:author="Omar R Abuodeh" w:date="2023-04-13T13:00:00Z">
                      <w:rPr>
                        <w:rFonts w:ascii="Cambria Math" w:hAnsi="Cambria Math"/>
                        <w:noProof/>
                      </w:rPr>
                      <m:t>C</m:t>
                    </w:ins>
                  </m:r>
                </m:e>
              </m:d>
              <m:r>
                <w:ins w:id="999" w:author="Omar R Abuodeh" w:date="2023-04-13T13:00:00Z">
                  <w:rPr>
                    <w:rFonts w:ascii="Cambria Math" w:hAnsi="Cambria Math"/>
                    <w:noProof/>
                  </w:rPr>
                  <m:t>s+</m:t>
                </w:ins>
              </m:r>
              <m:d>
                <m:dPr>
                  <m:begChr m:val="["/>
                  <m:endChr m:val="]"/>
                  <m:ctrlPr>
                    <w:ins w:id="1000" w:author="Omar R Abuodeh" w:date="2023-04-13T13:00:00Z">
                      <w:rPr>
                        <w:rFonts w:ascii="Cambria Math" w:hAnsi="Cambria Math"/>
                        <w:i/>
                        <w:noProof/>
                      </w:rPr>
                    </w:ins>
                  </m:ctrlPr>
                </m:dPr>
                <m:e>
                  <m:r>
                    <w:ins w:id="1001" w:author="Omar R Abuodeh" w:date="2023-04-13T13:00:00Z">
                      <w:rPr>
                        <w:rFonts w:ascii="Cambria Math" w:hAnsi="Cambria Math"/>
                        <w:noProof/>
                      </w:rPr>
                      <m:t>K</m:t>
                    </w:ins>
                  </m:r>
                </m:e>
              </m:d>
            </m:e>
          </m:d>
          <m:r>
            <w:ins w:id="1002" w:author="Omar R Abuodeh" w:date="2023-04-13T13:00:00Z">
              <w:rPr>
                <w:rFonts w:ascii="Cambria Math" w:hAnsi="Cambria Math"/>
                <w:noProof/>
              </w:rPr>
              <m:t>=P(s)</m:t>
            </w:ins>
          </m:r>
        </m:oMath>
      </m:oMathPara>
    </w:p>
    <w:p w14:paraId="380EBA4E" w14:textId="77777777" w:rsidR="00CB308D" w:rsidRPr="00E319C5" w:rsidRDefault="00CB308D" w:rsidP="00CB308D">
      <w:pPr>
        <w:rPr>
          <w:ins w:id="1003" w:author="Omar R Abuodeh" w:date="2023-04-13T13:00:00Z"/>
          <w:rFonts w:eastAsiaTheme="minorEastAsia"/>
          <w:noProof/>
        </w:rPr>
      </w:pPr>
      <m:oMathPara>
        <m:oMath>
          <m:f>
            <m:fPr>
              <m:ctrlPr>
                <w:ins w:id="1004" w:author="Omar R Abuodeh" w:date="2023-04-13T13:00:00Z">
                  <w:rPr>
                    <w:rFonts w:ascii="Cambria Math" w:hAnsi="Cambria Math"/>
                    <w:i/>
                    <w:noProof/>
                  </w:rPr>
                </w:ins>
              </m:ctrlPr>
            </m:fPr>
            <m:num>
              <m:r>
                <w:ins w:id="1005" w:author="Omar R Abuodeh" w:date="2023-04-13T13:00:00Z">
                  <w:rPr>
                    <w:rFonts w:ascii="Cambria Math" w:hAnsi="Cambria Math"/>
                    <w:noProof/>
                  </w:rPr>
                  <m:t>Z</m:t>
                </w:ins>
              </m:r>
              <m:d>
                <m:dPr>
                  <m:ctrlPr>
                    <w:ins w:id="1006" w:author="Omar R Abuodeh" w:date="2023-04-13T13:00:00Z">
                      <w:rPr>
                        <w:rFonts w:ascii="Cambria Math" w:hAnsi="Cambria Math"/>
                        <w:i/>
                        <w:noProof/>
                      </w:rPr>
                    </w:ins>
                  </m:ctrlPr>
                </m:dPr>
                <m:e>
                  <m:r>
                    <w:ins w:id="1007" w:author="Omar R Abuodeh" w:date="2023-04-13T13:00:00Z">
                      <w:rPr>
                        <w:rFonts w:ascii="Cambria Math" w:hAnsi="Cambria Math"/>
                        <w:noProof/>
                      </w:rPr>
                      <m:t>s</m:t>
                    </w:ins>
                  </m:r>
                </m:e>
              </m:d>
            </m:num>
            <m:den>
              <m:r>
                <w:ins w:id="1008" w:author="Omar R Abuodeh" w:date="2023-04-13T13:00:00Z">
                  <w:rPr>
                    <w:rFonts w:ascii="Cambria Math" w:hAnsi="Cambria Math"/>
                    <w:noProof/>
                  </w:rPr>
                  <m:t>P(s)</m:t>
                </w:ins>
              </m:r>
            </m:den>
          </m:f>
          <m:r>
            <w:ins w:id="1009" w:author="Omar R Abuodeh" w:date="2023-04-13T13:00:00Z">
              <w:rPr>
                <w:rFonts w:ascii="Cambria Math" w:hAnsi="Cambria Math"/>
                <w:noProof/>
              </w:rPr>
              <m:t>=</m:t>
            </w:ins>
          </m:r>
          <m:sSup>
            <m:sSupPr>
              <m:ctrlPr>
                <w:ins w:id="1010" w:author="Omar R Abuodeh" w:date="2023-04-13T13:00:00Z">
                  <w:rPr>
                    <w:rFonts w:ascii="Cambria Math" w:hAnsi="Cambria Math"/>
                    <w:i/>
                    <w:noProof/>
                  </w:rPr>
                </w:ins>
              </m:ctrlPr>
            </m:sSupPr>
            <m:e>
              <m:d>
                <m:dPr>
                  <m:ctrlPr>
                    <w:ins w:id="1011" w:author="Omar R Abuodeh" w:date="2023-04-13T13:00:00Z">
                      <w:rPr>
                        <w:rFonts w:ascii="Cambria Math" w:hAnsi="Cambria Math"/>
                        <w:i/>
                        <w:noProof/>
                      </w:rPr>
                    </w:ins>
                  </m:ctrlPr>
                </m:dPr>
                <m:e>
                  <m:d>
                    <m:dPr>
                      <m:begChr m:val="["/>
                      <m:endChr m:val="]"/>
                      <m:ctrlPr>
                        <w:ins w:id="1012" w:author="Omar R Abuodeh" w:date="2023-04-13T13:00:00Z">
                          <w:rPr>
                            <w:rFonts w:ascii="Cambria Math" w:hAnsi="Cambria Math"/>
                            <w:i/>
                            <w:noProof/>
                          </w:rPr>
                        </w:ins>
                      </m:ctrlPr>
                    </m:dPr>
                    <m:e>
                      <m:r>
                        <w:ins w:id="1013" w:author="Omar R Abuodeh" w:date="2023-04-13T13:00:00Z">
                          <w:rPr>
                            <w:rFonts w:ascii="Cambria Math" w:hAnsi="Cambria Math"/>
                            <w:noProof/>
                          </w:rPr>
                          <m:t>M</m:t>
                        </w:ins>
                      </m:r>
                    </m:e>
                  </m:d>
                  <m:sSup>
                    <m:sSupPr>
                      <m:ctrlPr>
                        <w:ins w:id="1014" w:author="Omar R Abuodeh" w:date="2023-04-13T13:00:00Z">
                          <w:rPr>
                            <w:rFonts w:ascii="Cambria Math" w:hAnsi="Cambria Math"/>
                            <w:i/>
                            <w:noProof/>
                          </w:rPr>
                        </w:ins>
                      </m:ctrlPr>
                    </m:sSupPr>
                    <m:e>
                      <m:r>
                        <w:ins w:id="1015" w:author="Omar R Abuodeh" w:date="2023-04-13T13:00:00Z">
                          <w:rPr>
                            <w:rFonts w:ascii="Cambria Math" w:hAnsi="Cambria Math"/>
                            <w:noProof/>
                          </w:rPr>
                          <m:t>s</m:t>
                        </w:ins>
                      </m:r>
                    </m:e>
                    <m:sup>
                      <m:r>
                        <w:ins w:id="1016" w:author="Omar R Abuodeh" w:date="2023-04-13T13:00:00Z">
                          <w:rPr>
                            <w:rFonts w:ascii="Cambria Math" w:hAnsi="Cambria Math"/>
                            <w:noProof/>
                          </w:rPr>
                          <m:t>2</m:t>
                        </w:ins>
                      </m:r>
                    </m:sup>
                  </m:sSup>
                  <m:r>
                    <w:ins w:id="1017" w:author="Omar R Abuodeh" w:date="2023-04-13T13:00:00Z">
                      <w:rPr>
                        <w:rFonts w:ascii="Cambria Math" w:hAnsi="Cambria Math"/>
                        <w:noProof/>
                      </w:rPr>
                      <m:t>+</m:t>
                    </w:ins>
                  </m:r>
                  <m:d>
                    <m:dPr>
                      <m:begChr m:val="["/>
                      <m:endChr m:val="]"/>
                      <m:ctrlPr>
                        <w:ins w:id="1018" w:author="Omar R Abuodeh" w:date="2023-04-13T13:00:00Z">
                          <w:rPr>
                            <w:rFonts w:ascii="Cambria Math" w:hAnsi="Cambria Math"/>
                            <w:i/>
                            <w:noProof/>
                          </w:rPr>
                        </w:ins>
                      </m:ctrlPr>
                    </m:dPr>
                    <m:e>
                      <m:r>
                        <w:ins w:id="1019" w:author="Omar R Abuodeh" w:date="2023-04-13T13:00:00Z">
                          <w:rPr>
                            <w:rFonts w:ascii="Cambria Math" w:hAnsi="Cambria Math"/>
                            <w:noProof/>
                          </w:rPr>
                          <m:t>C</m:t>
                        </w:ins>
                      </m:r>
                    </m:e>
                  </m:d>
                  <m:r>
                    <w:ins w:id="1020" w:author="Omar R Abuodeh" w:date="2023-04-13T13:00:00Z">
                      <w:rPr>
                        <w:rFonts w:ascii="Cambria Math" w:hAnsi="Cambria Math"/>
                        <w:noProof/>
                      </w:rPr>
                      <m:t>s+</m:t>
                    </w:ins>
                  </m:r>
                  <m:d>
                    <m:dPr>
                      <m:begChr m:val="["/>
                      <m:endChr m:val="]"/>
                      <m:ctrlPr>
                        <w:ins w:id="1021" w:author="Omar R Abuodeh" w:date="2023-04-13T13:00:00Z">
                          <w:rPr>
                            <w:rFonts w:ascii="Cambria Math" w:hAnsi="Cambria Math"/>
                            <w:i/>
                            <w:noProof/>
                          </w:rPr>
                        </w:ins>
                      </m:ctrlPr>
                    </m:dPr>
                    <m:e>
                      <m:r>
                        <w:ins w:id="1022" w:author="Omar R Abuodeh" w:date="2023-04-13T13:00:00Z">
                          <w:rPr>
                            <w:rFonts w:ascii="Cambria Math" w:hAnsi="Cambria Math"/>
                            <w:noProof/>
                          </w:rPr>
                          <m:t>K</m:t>
                        </w:ins>
                      </m:r>
                    </m:e>
                  </m:d>
                </m:e>
              </m:d>
            </m:e>
            <m:sup>
              <m:r>
                <w:ins w:id="1023" w:author="Omar R Abuodeh" w:date="2023-04-13T13:00:00Z">
                  <w:rPr>
                    <w:rFonts w:ascii="Cambria Math" w:hAnsi="Cambria Math"/>
                    <w:noProof/>
                  </w:rPr>
                  <m:t>-1</m:t>
                </w:ins>
              </m:r>
            </m:sup>
          </m:sSup>
        </m:oMath>
      </m:oMathPara>
    </w:p>
    <w:p w14:paraId="280E25B1" w14:textId="77777777" w:rsidR="00CB308D" w:rsidRDefault="00CB308D" w:rsidP="00CB308D">
      <w:pPr>
        <w:rPr>
          <w:ins w:id="1024" w:author="Omar R Abuodeh" w:date="2023-04-13T13:00:00Z"/>
          <w:rFonts w:eastAsiaTheme="minorEastAsia"/>
          <w:noProof/>
        </w:rPr>
      </w:pPr>
    </w:p>
    <w:p w14:paraId="41C8CB98" w14:textId="77777777" w:rsidR="00CB308D" w:rsidRPr="005407FD" w:rsidRDefault="00CB308D" w:rsidP="00CB308D">
      <w:pPr>
        <w:rPr>
          <w:ins w:id="1025" w:author="Omar R Abuodeh" w:date="2023-04-13T13:00:00Z"/>
          <w:rFonts w:eastAsiaTheme="minorEastAsia"/>
          <w:noProof/>
        </w:rPr>
      </w:pPr>
      <m:oMathPara>
        <m:oMath>
          <m:sSup>
            <m:sSupPr>
              <m:ctrlPr>
                <w:ins w:id="1026" w:author="Omar R Abuodeh" w:date="2023-04-13T13:00:00Z">
                  <w:rPr>
                    <w:rFonts w:ascii="Cambria Math" w:hAnsi="Cambria Math"/>
                    <w:i/>
                    <w:noProof/>
                  </w:rPr>
                </w:ins>
              </m:ctrlPr>
            </m:sSupPr>
            <m:e>
              <m:r>
                <w:ins w:id="1027" w:author="Omar R Abuodeh" w:date="2023-04-13T13:00:00Z">
                  <w:rPr>
                    <w:rFonts w:ascii="Cambria Math" w:hAnsi="Cambria Math"/>
                    <w:noProof/>
                  </w:rPr>
                  <m:t>G</m:t>
                </w:ins>
              </m:r>
              <m:d>
                <m:dPr>
                  <m:ctrlPr>
                    <w:ins w:id="1028" w:author="Omar R Abuodeh" w:date="2023-04-13T13:00:00Z">
                      <w:rPr>
                        <w:rFonts w:ascii="Cambria Math" w:hAnsi="Cambria Math"/>
                        <w:i/>
                        <w:noProof/>
                      </w:rPr>
                    </w:ins>
                  </m:ctrlPr>
                </m:dPr>
                <m:e>
                  <m:r>
                    <w:ins w:id="1029" w:author="Omar R Abuodeh" w:date="2023-04-13T13:00:00Z">
                      <w:rPr>
                        <w:rFonts w:ascii="Cambria Math" w:hAnsi="Cambria Math"/>
                        <w:noProof/>
                      </w:rPr>
                      <m:t>s</m:t>
                    </w:ins>
                  </m:r>
                </m:e>
              </m:d>
              <m:r>
                <w:ins w:id="1030" w:author="Omar R Abuodeh" w:date="2023-04-13T13:00:00Z">
                  <w:rPr>
                    <w:rFonts w:ascii="Cambria Math" w:hAnsi="Cambria Math"/>
                    <w:noProof/>
                  </w:rPr>
                  <m:t>=</m:t>
                </w:ins>
              </m:r>
              <m:d>
                <m:dPr>
                  <m:ctrlPr>
                    <w:ins w:id="1031" w:author="Omar R Abuodeh" w:date="2023-04-13T13:00:00Z">
                      <w:rPr>
                        <w:rFonts w:ascii="Cambria Math" w:hAnsi="Cambria Math"/>
                        <w:i/>
                        <w:noProof/>
                      </w:rPr>
                    </w:ins>
                  </m:ctrlPr>
                </m:dPr>
                <m:e>
                  <m:d>
                    <m:dPr>
                      <m:begChr m:val="["/>
                      <m:endChr m:val="]"/>
                      <m:ctrlPr>
                        <w:ins w:id="1032" w:author="Omar R Abuodeh" w:date="2023-04-13T13:00:00Z">
                          <w:rPr>
                            <w:rFonts w:ascii="Cambria Math" w:hAnsi="Cambria Math"/>
                            <w:i/>
                            <w:noProof/>
                          </w:rPr>
                        </w:ins>
                      </m:ctrlPr>
                    </m:dPr>
                    <m:e>
                      <m:r>
                        <w:ins w:id="1033" w:author="Omar R Abuodeh" w:date="2023-04-13T13:00:00Z">
                          <w:rPr>
                            <w:rFonts w:ascii="Cambria Math" w:hAnsi="Cambria Math"/>
                            <w:noProof/>
                          </w:rPr>
                          <m:t>M</m:t>
                        </w:ins>
                      </m:r>
                    </m:e>
                  </m:d>
                  <m:sSup>
                    <m:sSupPr>
                      <m:ctrlPr>
                        <w:ins w:id="1034" w:author="Omar R Abuodeh" w:date="2023-04-13T13:00:00Z">
                          <w:rPr>
                            <w:rFonts w:ascii="Cambria Math" w:hAnsi="Cambria Math"/>
                            <w:i/>
                            <w:noProof/>
                          </w:rPr>
                        </w:ins>
                      </m:ctrlPr>
                    </m:sSupPr>
                    <m:e>
                      <m:r>
                        <w:ins w:id="1035" w:author="Omar R Abuodeh" w:date="2023-04-13T13:00:00Z">
                          <w:rPr>
                            <w:rFonts w:ascii="Cambria Math" w:hAnsi="Cambria Math"/>
                            <w:noProof/>
                          </w:rPr>
                          <m:t>s</m:t>
                        </w:ins>
                      </m:r>
                    </m:e>
                    <m:sup>
                      <m:r>
                        <w:ins w:id="1036" w:author="Omar R Abuodeh" w:date="2023-04-13T13:00:00Z">
                          <w:rPr>
                            <w:rFonts w:ascii="Cambria Math" w:hAnsi="Cambria Math"/>
                            <w:noProof/>
                          </w:rPr>
                          <m:t>2</m:t>
                        </w:ins>
                      </m:r>
                    </m:sup>
                  </m:sSup>
                  <m:r>
                    <w:ins w:id="1037" w:author="Omar R Abuodeh" w:date="2023-04-13T13:00:00Z">
                      <w:rPr>
                        <w:rFonts w:ascii="Cambria Math" w:hAnsi="Cambria Math"/>
                        <w:noProof/>
                      </w:rPr>
                      <m:t>+</m:t>
                    </w:ins>
                  </m:r>
                  <m:d>
                    <m:dPr>
                      <m:begChr m:val="["/>
                      <m:endChr m:val="]"/>
                      <m:ctrlPr>
                        <w:ins w:id="1038" w:author="Omar R Abuodeh" w:date="2023-04-13T13:00:00Z">
                          <w:rPr>
                            <w:rFonts w:ascii="Cambria Math" w:hAnsi="Cambria Math"/>
                            <w:i/>
                            <w:noProof/>
                          </w:rPr>
                        </w:ins>
                      </m:ctrlPr>
                    </m:dPr>
                    <m:e>
                      <m:r>
                        <w:ins w:id="1039" w:author="Omar R Abuodeh" w:date="2023-04-13T13:00:00Z">
                          <w:rPr>
                            <w:rFonts w:ascii="Cambria Math" w:hAnsi="Cambria Math"/>
                            <w:noProof/>
                          </w:rPr>
                          <m:t>C</m:t>
                        </w:ins>
                      </m:r>
                    </m:e>
                  </m:d>
                  <m:r>
                    <w:ins w:id="1040" w:author="Omar R Abuodeh" w:date="2023-04-13T13:00:00Z">
                      <w:rPr>
                        <w:rFonts w:ascii="Cambria Math" w:hAnsi="Cambria Math"/>
                        <w:noProof/>
                      </w:rPr>
                      <m:t>s+</m:t>
                    </w:ins>
                  </m:r>
                  <m:d>
                    <m:dPr>
                      <m:begChr m:val="["/>
                      <m:endChr m:val="]"/>
                      <m:ctrlPr>
                        <w:ins w:id="1041" w:author="Omar R Abuodeh" w:date="2023-04-13T13:00:00Z">
                          <w:rPr>
                            <w:rFonts w:ascii="Cambria Math" w:hAnsi="Cambria Math"/>
                            <w:i/>
                            <w:noProof/>
                          </w:rPr>
                        </w:ins>
                      </m:ctrlPr>
                    </m:dPr>
                    <m:e>
                      <m:r>
                        <w:ins w:id="1042" w:author="Omar R Abuodeh" w:date="2023-04-13T13:00:00Z">
                          <w:rPr>
                            <w:rFonts w:ascii="Cambria Math" w:hAnsi="Cambria Math"/>
                            <w:noProof/>
                          </w:rPr>
                          <m:t>K</m:t>
                        </w:ins>
                      </m:r>
                    </m:e>
                  </m:d>
                </m:e>
              </m:d>
            </m:e>
            <m:sup>
              <m:r>
                <w:ins w:id="1043" w:author="Omar R Abuodeh" w:date="2023-04-13T13:00:00Z">
                  <w:rPr>
                    <w:rFonts w:ascii="Cambria Math" w:hAnsi="Cambria Math"/>
                    <w:noProof/>
                  </w:rPr>
                  <m:t>-1</m:t>
                </w:ins>
              </m:r>
            </m:sup>
          </m:sSup>
        </m:oMath>
      </m:oMathPara>
    </w:p>
    <w:p w14:paraId="4F376D52" w14:textId="77777777" w:rsidR="00CB308D" w:rsidRPr="005407FD" w:rsidRDefault="00CB308D" w:rsidP="00CB308D">
      <w:pPr>
        <w:rPr>
          <w:ins w:id="1044" w:author="Omar R Abuodeh" w:date="2023-04-13T13:00:00Z"/>
          <w:rFonts w:eastAsiaTheme="minorEastAsia"/>
          <w:noProof/>
        </w:rPr>
      </w:pPr>
      <w:ins w:id="1045" w:author="Omar R Abuodeh" w:date="2023-04-13T13:00:00Z">
        <w:r>
          <w:rPr>
            <w:rFonts w:eastAsiaTheme="minorEastAsia"/>
            <w:noProof/>
          </w:rPr>
          <w:t>Where G(s) is the transfer function of the dynamic system.</w:t>
        </w:r>
      </w:ins>
    </w:p>
    <w:p w14:paraId="6E91863C" w14:textId="726EE303" w:rsidR="00CB308D" w:rsidRDefault="00AE6E5D">
      <w:pPr>
        <w:rPr>
          <w:ins w:id="1046" w:author="Omar R Abuodeh" w:date="2023-04-13T13:01:00Z"/>
          <w:b/>
          <w:bCs/>
          <w:sz w:val="28"/>
          <w:szCs w:val="24"/>
          <w:u w:val="single"/>
        </w:rPr>
      </w:pPr>
      <w:ins w:id="1047" w:author="Omar R Abuodeh" w:date="2023-04-13T13:01:00Z">
        <w:r>
          <w:rPr>
            <w:b/>
            <w:bCs/>
            <w:sz w:val="28"/>
            <w:szCs w:val="24"/>
            <w:u w:val="single"/>
          </w:rPr>
          <w:lastRenderedPageBreak/>
          <w:t>Frequency Response Plots:</w:t>
        </w:r>
      </w:ins>
    </w:p>
    <w:p w14:paraId="2307DB3C" w14:textId="2F535C46" w:rsidR="00AE6E5D" w:rsidRPr="004826F1" w:rsidRDefault="004826F1">
      <w:pPr>
        <w:rPr>
          <w:ins w:id="1048" w:author="Omar R Abuodeh" w:date="2023-04-13T13:01:00Z"/>
          <w:rPrChange w:id="1049" w:author="Omar R Abuodeh" w:date="2023-04-13T13:01:00Z">
            <w:rPr>
              <w:ins w:id="1050" w:author="Omar R Abuodeh" w:date="2023-04-13T13:01:00Z"/>
              <w:b/>
              <w:bCs/>
              <w:sz w:val="28"/>
              <w:szCs w:val="24"/>
              <w:u w:val="single"/>
            </w:rPr>
          </w:rPrChange>
        </w:rPr>
      </w:pPr>
      <w:ins w:id="1051" w:author="Omar R Abuodeh" w:date="2023-04-13T13:01:00Z">
        <w:r w:rsidRPr="004826F1">
          <w:t>Both figures show that the curves between the vehicle with and without engine effects are roughly similar. In addition, the front and rear axles attenuate the vehicle body’s natural frequencies. However, in the first figure, we observed that both axles, in both vehicle models, align well with each other except at the engine’s natural frequency, where both the front and rear axles attenuate and amplify engine harmonics, respectively. Therefore, engine harmonics will be present in one of the axles, while being attenuated in the other. In one of the steps within the APPVMD algorithm, the difference in peak frequencies between the front and rear axles are disregarded; indicating that even if engine harmonics are present in the response of a single axle, they would more likely be removed. In the second figure, the authors noticed significantly higher amplification in vehicle response for the harmonics in the body, engine, and axles; indicating that placing the sensor in the body would more likely disturb the algorithm’s ability to identify the natural frequency of the bridge. Therefore, the placement of sensors in the un-sprung mass is the most optimum technique to minimizing external harmonics.</w:t>
        </w:r>
      </w:ins>
    </w:p>
    <w:p w14:paraId="6A7D50E2" w14:textId="7D858699" w:rsidR="00AE6E5D" w:rsidRDefault="00AE6E5D">
      <w:pPr>
        <w:rPr>
          <w:ins w:id="1052" w:author="Omar R Abuodeh" w:date="2023-04-13T13:01:00Z"/>
          <w:b/>
          <w:bCs/>
          <w:sz w:val="28"/>
          <w:szCs w:val="24"/>
          <w:u w:val="single"/>
        </w:rPr>
      </w:pPr>
      <w:ins w:id="1053" w:author="Omar R Abuodeh" w:date="2023-04-13T13:01:00Z">
        <w:r>
          <w:rPr>
            <w:noProof/>
          </w:rPr>
          <w:drawing>
            <wp:inline distT="0" distB="0" distL="0" distR="0" wp14:anchorId="20E73778" wp14:editId="1E274FA8">
              <wp:extent cx="5943600" cy="2971800"/>
              <wp:effectExtent l="0" t="0" r="0" b="0"/>
              <wp:docPr id="127" name="Graphic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943600" cy="2971800"/>
                      </a:xfrm>
                      <a:prstGeom prst="rect">
                        <a:avLst/>
                      </a:prstGeom>
                    </pic:spPr>
                  </pic:pic>
                </a:graphicData>
              </a:graphic>
            </wp:inline>
          </w:drawing>
        </w:r>
      </w:ins>
    </w:p>
    <w:p w14:paraId="068996EB" w14:textId="0E95F123" w:rsidR="00AE6E5D" w:rsidRDefault="00AE6E5D">
      <w:pPr>
        <w:rPr>
          <w:ins w:id="1054" w:author="Omar R Abuodeh" w:date="2023-04-13T13:00:00Z"/>
          <w:b/>
          <w:bCs/>
          <w:sz w:val="28"/>
          <w:szCs w:val="24"/>
          <w:u w:val="single"/>
        </w:rPr>
      </w:pPr>
      <w:ins w:id="1055" w:author="Omar R Abuodeh" w:date="2023-04-13T13:01:00Z">
        <w:r>
          <w:rPr>
            <w:noProof/>
          </w:rPr>
          <w:lastRenderedPageBreak/>
          <w:drawing>
            <wp:inline distT="0" distB="0" distL="0" distR="0" wp14:anchorId="29509705" wp14:editId="47024ED7">
              <wp:extent cx="5943600" cy="2971800"/>
              <wp:effectExtent l="0" t="0" r="0" b="0"/>
              <wp:docPr id="128" name="Graphic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943600" cy="2971800"/>
                      </a:xfrm>
                      <a:prstGeom prst="rect">
                        <a:avLst/>
                      </a:prstGeom>
                    </pic:spPr>
                  </pic:pic>
                </a:graphicData>
              </a:graphic>
            </wp:inline>
          </w:drawing>
        </w:r>
      </w:ins>
    </w:p>
    <w:p w14:paraId="00A1D0F0" w14:textId="246E016B" w:rsidR="002B7DFD" w:rsidRPr="00C077BA" w:rsidRDefault="002B7DFD">
      <w:pPr>
        <w:rPr>
          <w:b/>
          <w:bCs/>
          <w:sz w:val="28"/>
          <w:szCs w:val="24"/>
          <w:u w:val="single"/>
        </w:rPr>
      </w:pPr>
      <w:r w:rsidRPr="00C077BA">
        <w:rPr>
          <w:b/>
          <w:bCs/>
          <w:sz w:val="28"/>
          <w:szCs w:val="24"/>
          <w:u w:val="single"/>
        </w:rPr>
        <w:t>Results</w:t>
      </w:r>
      <w:ins w:id="1056" w:author="Omar R Abuodeh" w:date="2023-04-13T13:01:00Z">
        <w:r w:rsidR="004826F1">
          <w:rPr>
            <w:b/>
            <w:bCs/>
            <w:sz w:val="28"/>
            <w:szCs w:val="24"/>
            <w:u w:val="single"/>
          </w:rPr>
          <w:t xml:space="preserve"> o</w:t>
        </w:r>
      </w:ins>
      <w:ins w:id="1057" w:author="Omar R Abuodeh" w:date="2023-04-13T13:02:00Z">
        <w:r w:rsidR="004826F1">
          <w:rPr>
            <w:b/>
            <w:bCs/>
            <w:sz w:val="28"/>
            <w:szCs w:val="24"/>
            <w:u w:val="single"/>
          </w:rPr>
          <w:t>f Boundary Condition Study</w:t>
        </w:r>
      </w:ins>
      <w:r w:rsidRPr="00C077BA">
        <w:rPr>
          <w:b/>
          <w:bCs/>
          <w:sz w:val="28"/>
          <w:szCs w:val="24"/>
          <w:u w:val="single"/>
        </w:rPr>
        <w:t>:</w:t>
      </w:r>
    </w:p>
    <w:p w14:paraId="4C3285C6" w14:textId="6A46C4FF" w:rsidR="002B7DFD" w:rsidRDefault="002B7DFD" w:rsidP="002B7DFD">
      <w:pPr>
        <w:pStyle w:val="Caption"/>
        <w:keepNext/>
      </w:pPr>
      <w:r>
        <w:t xml:space="preserve">Table </w:t>
      </w:r>
      <w:r w:rsidR="0055222E">
        <w:rPr>
          <w:noProof/>
        </w:rPr>
        <w:fldChar w:fldCharType="begin"/>
      </w:r>
      <w:r w:rsidR="0055222E">
        <w:rPr>
          <w:noProof/>
        </w:rPr>
        <w:instrText xml:space="preserve"> SEQ Table \* ARABIC </w:instrText>
      </w:r>
      <w:r w:rsidR="0055222E">
        <w:rPr>
          <w:noProof/>
        </w:rPr>
        <w:fldChar w:fldCharType="separate"/>
      </w:r>
      <w:r w:rsidR="009A3CE5">
        <w:rPr>
          <w:noProof/>
        </w:rPr>
        <w:t>1</w:t>
      </w:r>
      <w:r w:rsidR="0055222E">
        <w:rPr>
          <w:noProof/>
        </w:rPr>
        <w:fldChar w:fldCharType="end"/>
      </w:r>
      <w:r>
        <w:t>: Pinned-pinned condition.</w:t>
      </w:r>
    </w:p>
    <w:tbl>
      <w:tblPr>
        <w:tblStyle w:val="TableGrid"/>
        <w:tblW w:w="0" w:type="auto"/>
        <w:tblLook w:val="04A0" w:firstRow="1" w:lastRow="0" w:firstColumn="1" w:lastColumn="0" w:noHBand="0" w:noVBand="1"/>
      </w:tblPr>
      <w:tblGrid>
        <w:gridCol w:w="1678"/>
        <w:gridCol w:w="1646"/>
        <w:gridCol w:w="1525"/>
        <w:gridCol w:w="1537"/>
        <w:gridCol w:w="1536"/>
        <w:gridCol w:w="1428"/>
      </w:tblGrid>
      <w:tr w:rsidR="002B7DFD" w14:paraId="46208FB7" w14:textId="77777777" w:rsidTr="00770CFA">
        <w:tc>
          <w:tcPr>
            <w:tcW w:w="1678" w:type="dxa"/>
          </w:tcPr>
          <w:p w14:paraId="4942D785" w14:textId="77777777" w:rsidR="002B7DFD" w:rsidRDefault="002B7DFD" w:rsidP="00770CFA">
            <w:r>
              <w:t>Vehicle Class</w:t>
            </w:r>
          </w:p>
        </w:tc>
        <w:tc>
          <w:tcPr>
            <w:tcW w:w="1646" w:type="dxa"/>
          </w:tcPr>
          <w:p w14:paraId="2452DF69" w14:textId="77777777" w:rsidR="002B7DFD" w:rsidRDefault="002B7DFD" w:rsidP="00770CFA">
            <w:r>
              <w:t>Not Detected</w:t>
            </w:r>
          </w:p>
        </w:tc>
        <w:tc>
          <w:tcPr>
            <w:tcW w:w="1525" w:type="dxa"/>
          </w:tcPr>
          <w:p w14:paraId="1A518DAC" w14:textId="77777777" w:rsidR="002B7DFD" w:rsidRDefault="002B7DFD" w:rsidP="00770CFA">
            <w:r>
              <w:t>Low CFR</w:t>
            </w:r>
          </w:p>
        </w:tc>
        <w:tc>
          <w:tcPr>
            <w:tcW w:w="1537" w:type="dxa"/>
          </w:tcPr>
          <w:p w14:paraId="45B4C0BF" w14:textId="77777777" w:rsidR="002B7DFD" w:rsidRDefault="002B7DFD" w:rsidP="00770CFA">
            <w:r>
              <w:t>Med CFR</w:t>
            </w:r>
          </w:p>
        </w:tc>
        <w:tc>
          <w:tcPr>
            <w:tcW w:w="1536" w:type="dxa"/>
          </w:tcPr>
          <w:p w14:paraId="4253413E" w14:textId="77777777" w:rsidR="002B7DFD" w:rsidRDefault="002B7DFD" w:rsidP="00770CFA">
            <w:r>
              <w:t>High CFR</w:t>
            </w:r>
          </w:p>
        </w:tc>
        <w:tc>
          <w:tcPr>
            <w:tcW w:w="1428" w:type="dxa"/>
          </w:tcPr>
          <w:p w14:paraId="0EFAC9E8" w14:textId="77777777" w:rsidR="002B7DFD" w:rsidRDefault="002B7DFD" w:rsidP="00770CFA">
            <w:r>
              <w:t>% detected</w:t>
            </w:r>
          </w:p>
        </w:tc>
      </w:tr>
      <w:tr w:rsidR="002B7DFD" w14:paraId="42982CDD" w14:textId="77777777" w:rsidTr="00770CFA">
        <w:tc>
          <w:tcPr>
            <w:tcW w:w="1678" w:type="dxa"/>
          </w:tcPr>
          <w:p w14:paraId="6A362F6D" w14:textId="77777777" w:rsidR="002B7DFD" w:rsidRDefault="002B7DFD" w:rsidP="00770CFA">
            <w:r>
              <w:t>Hatchback</w:t>
            </w:r>
          </w:p>
        </w:tc>
        <w:tc>
          <w:tcPr>
            <w:tcW w:w="1646" w:type="dxa"/>
          </w:tcPr>
          <w:p w14:paraId="3BC66188" w14:textId="77777777" w:rsidR="002B7DFD" w:rsidRDefault="002B7DFD" w:rsidP="00770CFA">
            <w:r>
              <w:t>9</w:t>
            </w:r>
          </w:p>
        </w:tc>
        <w:tc>
          <w:tcPr>
            <w:tcW w:w="1525" w:type="dxa"/>
          </w:tcPr>
          <w:p w14:paraId="44987EB0" w14:textId="77777777" w:rsidR="002B7DFD" w:rsidRDefault="002B7DFD" w:rsidP="00770CFA">
            <w:r>
              <w:t>20</w:t>
            </w:r>
          </w:p>
        </w:tc>
        <w:tc>
          <w:tcPr>
            <w:tcW w:w="1537" w:type="dxa"/>
          </w:tcPr>
          <w:p w14:paraId="29410F70" w14:textId="77777777" w:rsidR="002B7DFD" w:rsidRDefault="002B7DFD" w:rsidP="00770CFA">
            <w:r>
              <w:t>8</w:t>
            </w:r>
          </w:p>
        </w:tc>
        <w:tc>
          <w:tcPr>
            <w:tcW w:w="1536" w:type="dxa"/>
          </w:tcPr>
          <w:p w14:paraId="3FFA0BF0" w14:textId="77777777" w:rsidR="002B7DFD" w:rsidRDefault="002B7DFD" w:rsidP="00770CFA">
            <w:r>
              <w:t>2</w:t>
            </w:r>
          </w:p>
        </w:tc>
        <w:tc>
          <w:tcPr>
            <w:tcW w:w="1428" w:type="dxa"/>
          </w:tcPr>
          <w:p w14:paraId="76A8BE44" w14:textId="77777777" w:rsidR="002B7DFD" w:rsidRDefault="002B7DFD" w:rsidP="00770CFA">
            <w:r>
              <w:t>76.9%</w:t>
            </w:r>
          </w:p>
        </w:tc>
      </w:tr>
      <w:tr w:rsidR="002B7DFD" w14:paraId="163E82E6" w14:textId="77777777" w:rsidTr="00770CFA">
        <w:tc>
          <w:tcPr>
            <w:tcW w:w="1678" w:type="dxa"/>
          </w:tcPr>
          <w:p w14:paraId="62FE055B" w14:textId="77777777" w:rsidR="002B7DFD" w:rsidRDefault="002B7DFD" w:rsidP="00770CFA">
            <w:r>
              <w:t>Sedan</w:t>
            </w:r>
          </w:p>
        </w:tc>
        <w:tc>
          <w:tcPr>
            <w:tcW w:w="1646" w:type="dxa"/>
          </w:tcPr>
          <w:p w14:paraId="4620638D" w14:textId="77777777" w:rsidR="002B7DFD" w:rsidRDefault="002B7DFD" w:rsidP="00770CFA">
            <w:r>
              <w:t>1</w:t>
            </w:r>
          </w:p>
        </w:tc>
        <w:tc>
          <w:tcPr>
            <w:tcW w:w="1525" w:type="dxa"/>
          </w:tcPr>
          <w:p w14:paraId="6397FCD9" w14:textId="77777777" w:rsidR="002B7DFD" w:rsidRDefault="002B7DFD" w:rsidP="00770CFA">
            <w:r>
              <w:t>12</w:t>
            </w:r>
          </w:p>
        </w:tc>
        <w:tc>
          <w:tcPr>
            <w:tcW w:w="1537" w:type="dxa"/>
          </w:tcPr>
          <w:p w14:paraId="58CC0EDC" w14:textId="77777777" w:rsidR="002B7DFD" w:rsidRDefault="002B7DFD" w:rsidP="00770CFA">
            <w:r>
              <w:t>17</w:t>
            </w:r>
          </w:p>
        </w:tc>
        <w:tc>
          <w:tcPr>
            <w:tcW w:w="1536" w:type="dxa"/>
          </w:tcPr>
          <w:p w14:paraId="2762FBB2" w14:textId="77777777" w:rsidR="002B7DFD" w:rsidRDefault="002B7DFD" w:rsidP="00770CFA">
            <w:r>
              <w:t>9</w:t>
            </w:r>
          </w:p>
        </w:tc>
        <w:tc>
          <w:tcPr>
            <w:tcW w:w="1428" w:type="dxa"/>
          </w:tcPr>
          <w:p w14:paraId="1B5E931D" w14:textId="77777777" w:rsidR="002B7DFD" w:rsidRDefault="002B7DFD" w:rsidP="00770CFA">
            <w:r>
              <w:t>97.4%</w:t>
            </w:r>
          </w:p>
        </w:tc>
      </w:tr>
      <w:tr w:rsidR="002B7DFD" w14:paraId="1EA994B9" w14:textId="77777777" w:rsidTr="00770CFA">
        <w:tc>
          <w:tcPr>
            <w:tcW w:w="1678" w:type="dxa"/>
          </w:tcPr>
          <w:p w14:paraId="77307057" w14:textId="77777777" w:rsidR="002B7DFD" w:rsidRDefault="002B7DFD" w:rsidP="00770CFA">
            <w:r>
              <w:t>SUV</w:t>
            </w:r>
          </w:p>
        </w:tc>
        <w:tc>
          <w:tcPr>
            <w:tcW w:w="1646" w:type="dxa"/>
          </w:tcPr>
          <w:p w14:paraId="1852C20D" w14:textId="77777777" w:rsidR="002B7DFD" w:rsidRDefault="002B7DFD" w:rsidP="00770CFA">
            <w:r>
              <w:t>2</w:t>
            </w:r>
          </w:p>
        </w:tc>
        <w:tc>
          <w:tcPr>
            <w:tcW w:w="1525" w:type="dxa"/>
          </w:tcPr>
          <w:p w14:paraId="39EB3DB9" w14:textId="77777777" w:rsidR="002B7DFD" w:rsidRDefault="002B7DFD" w:rsidP="00770CFA">
            <w:r>
              <w:t>8</w:t>
            </w:r>
          </w:p>
        </w:tc>
        <w:tc>
          <w:tcPr>
            <w:tcW w:w="1537" w:type="dxa"/>
          </w:tcPr>
          <w:p w14:paraId="10ABA33F" w14:textId="77777777" w:rsidR="002B7DFD" w:rsidRDefault="002B7DFD" w:rsidP="00770CFA">
            <w:r>
              <w:t>16</w:t>
            </w:r>
          </w:p>
        </w:tc>
        <w:tc>
          <w:tcPr>
            <w:tcW w:w="1536" w:type="dxa"/>
          </w:tcPr>
          <w:p w14:paraId="23A274D7" w14:textId="77777777" w:rsidR="002B7DFD" w:rsidRDefault="002B7DFD" w:rsidP="00770CFA">
            <w:r>
              <w:t>13</w:t>
            </w:r>
          </w:p>
        </w:tc>
        <w:tc>
          <w:tcPr>
            <w:tcW w:w="1428" w:type="dxa"/>
          </w:tcPr>
          <w:p w14:paraId="2A69247D" w14:textId="77777777" w:rsidR="002B7DFD" w:rsidRDefault="002B7DFD" w:rsidP="00770CFA">
            <w:r>
              <w:t>94.8%</w:t>
            </w:r>
          </w:p>
        </w:tc>
      </w:tr>
      <w:tr w:rsidR="002B7DFD" w14:paraId="3095249E" w14:textId="77777777" w:rsidTr="00770CFA">
        <w:tc>
          <w:tcPr>
            <w:tcW w:w="1678" w:type="dxa"/>
          </w:tcPr>
          <w:p w14:paraId="6ABB315B" w14:textId="77777777" w:rsidR="002B7DFD" w:rsidRDefault="002B7DFD" w:rsidP="00770CFA">
            <w:r>
              <w:t>Truck</w:t>
            </w:r>
          </w:p>
        </w:tc>
        <w:tc>
          <w:tcPr>
            <w:tcW w:w="1646" w:type="dxa"/>
          </w:tcPr>
          <w:p w14:paraId="2A615A15" w14:textId="77777777" w:rsidR="002B7DFD" w:rsidRDefault="002B7DFD" w:rsidP="00770CFA">
            <w:r>
              <w:t>7</w:t>
            </w:r>
          </w:p>
        </w:tc>
        <w:tc>
          <w:tcPr>
            <w:tcW w:w="1525" w:type="dxa"/>
          </w:tcPr>
          <w:p w14:paraId="73C9B24A" w14:textId="77777777" w:rsidR="002B7DFD" w:rsidRDefault="002B7DFD" w:rsidP="00770CFA">
            <w:r>
              <w:t>7</w:t>
            </w:r>
          </w:p>
        </w:tc>
        <w:tc>
          <w:tcPr>
            <w:tcW w:w="1537" w:type="dxa"/>
          </w:tcPr>
          <w:p w14:paraId="1BC9B8D8" w14:textId="77777777" w:rsidR="002B7DFD" w:rsidRDefault="002B7DFD" w:rsidP="00770CFA">
            <w:r>
              <w:t>9</w:t>
            </w:r>
          </w:p>
        </w:tc>
        <w:tc>
          <w:tcPr>
            <w:tcW w:w="1536" w:type="dxa"/>
          </w:tcPr>
          <w:p w14:paraId="24C508F7" w14:textId="77777777" w:rsidR="002B7DFD" w:rsidRDefault="002B7DFD" w:rsidP="00770CFA">
            <w:r>
              <w:t>16</w:t>
            </w:r>
          </w:p>
        </w:tc>
        <w:tc>
          <w:tcPr>
            <w:tcW w:w="1428" w:type="dxa"/>
          </w:tcPr>
          <w:p w14:paraId="35F5C50C" w14:textId="77777777" w:rsidR="002B7DFD" w:rsidRDefault="002B7DFD" w:rsidP="00770CFA">
            <w:r>
              <w:t>82.1%</w:t>
            </w:r>
          </w:p>
        </w:tc>
      </w:tr>
    </w:tbl>
    <w:p w14:paraId="45FD5D4C" w14:textId="29782755" w:rsidR="002B7DFD" w:rsidRDefault="002B7DFD"/>
    <w:p w14:paraId="193E9150" w14:textId="77777777" w:rsidR="002B7DFD" w:rsidRDefault="002B7DFD" w:rsidP="002B7DFD">
      <w:pPr>
        <w:pStyle w:val="Caption"/>
        <w:keepNext/>
      </w:pPr>
      <w:r>
        <w:t>Table 2: Fixed-pinned condition.</w:t>
      </w:r>
    </w:p>
    <w:tbl>
      <w:tblPr>
        <w:tblStyle w:val="TableGrid"/>
        <w:tblW w:w="0" w:type="auto"/>
        <w:tblLook w:val="04A0" w:firstRow="1" w:lastRow="0" w:firstColumn="1" w:lastColumn="0" w:noHBand="0" w:noVBand="1"/>
      </w:tblPr>
      <w:tblGrid>
        <w:gridCol w:w="1678"/>
        <w:gridCol w:w="1646"/>
        <w:gridCol w:w="1525"/>
        <w:gridCol w:w="1537"/>
        <w:gridCol w:w="1536"/>
        <w:gridCol w:w="1428"/>
      </w:tblGrid>
      <w:tr w:rsidR="002B7DFD" w14:paraId="2254452A" w14:textId="77777777" w:rsidTr="00770CFA">
        <w:tc>
          <w:tcPr>
            <w:tcW w:w="1678" w:type="dxa"/>
          </w:tcPr>
          <w:p w14:paraId="10595AD8" w14:textId="77777777" w:rsidR="002B7DFD" w:rsidRDefault="002B7DFD" w:rsidP="00770CFA">
            <w:r>
              <w:t>Vehicle Class</w:t>
            </w:r>
          </w:p>
        </w:tc>
        <w:tc>
          <w:tcPr>
            <w:tcW w:w="1646" w:type="dxa"/>
          </w:tcPr>
          <w:p w14:paraId="4EFECD76" w14:textId="77777777" w:rsidR="002B7DFD" w:rsidRDefault="002B7DFD" w:rsidP="00770CFA">
            <w:r>
              <w:t>Not Detected</w:t>
            </w:r>
          </w:p>
        </w:tc>
        <w:tc>
          <w:tcPr>
            <w:tcW w:w="1525" w:type="dxa"/>
          </w:tcPr>
          <w:p w14:paraId="201CFC2A" w14:textId="77777777" w:rsidR="002B7DFD" w:rsidRDefault="002B7DFD" w:rsidP="00770CFA">
            <w:r>
              <w:t>Low CFR</w:t>
            </w:r>
          </w:p>
        </w:tc>
        <w:tc>
          <w:tcPr>
            <w:tcW w:w="1537" w:type="dxa"/>
          </w:tcPr>
          <w:p w14:paraId="13029800" w14:textId="77777777" w:rsidR="002B7DFD" w:rsidRDefault="002B7DFD" w:rsidP="00770CFA">
            <w:r>
              <w:t>Med CFR</w:t>
            </w:r>
          </w:p>
        </w:tc>
        <w:tc>
          <w:tcPr>
            <w:tcW w:w="1536" w:type="dxa"/>
          </w:tcPr>
          <w:p w14:paraId="658DE913" w14:textId="77777777" w:rsidR="002B7DFD" w:rsidRDefault="002B7DFD" w:rsidP="00770CFA">
            <w:r>
              <w:t>High CFR</w:t>
            </w:r>
          </w:p>
        </w:tc>
        <w:tc>
          <w:tcPr>
            <w:tcW w:w="1428" w:type="dxa"/>
          </w:tcPr>
          <w:p w14:paraId="10337D22" w14:textId="77777777" w:rsidR="002B7DFD" w:rsidRDefault="002B7DFD" w:rsidP="00770CFA">
            <w:r>
              <w:t>% detected</w:t>
            </w:r>
          </w:p>
        </w:tc>
      </w:tr>
      <w:tr w:rsidR="002B7DFD" w14:paraId="7717D06F" w14:textId="77777777" w:rsidTr="00770CFA">
        <w:tc>
          <w:tcPr>
            <w:tcW w:w="1678" w:type="dxa"/>
          </w:tcPr>
          <w:p w14:paraId="15EE1E7F" w14:textId="77777777" w:rsidR="002B7DFD" w:rsidRDefault="002B7DFD" w:rsidP="00770CFA">
            <w:r>
              <w:t>Hatchback</w:t>
            </w:r>
          </w:p>
        </w:tc>
        <w:tc>
          <w:tcPr>
            <w:tcW w:w="1646" w:type="dxa"/>
          </w:tcPr>
          <w:p w14:paraId="6B14B77D" w14:textId="77777777" w:rsidR="002B7DFD" w:rsidRDefault="002B7DFD" w:rsidP="00770CFA">
            <w:r>
              <w:t>10</w:t>
            </w:r>
          </w:p>
        </w:tc>
        <w:tc>
          <w:tcPr>
            <w:tcW w:w="1525" w:type="dxa"/>
          </w:tcPr>
          <w:p w14:paraId="14D02FF2" w14:textId="77777777" w:rsidR="002B7DFD" w:rsidRDefault="002B7DFD" w:rsidP="00770CFA">
            <w:r>
              <w:t>19</w:t>
            </w:r>
          </w:p>
        </w:tc>
        <w:tc>
          <w:tcPr>
            <w:tcW w:w="1537" w:type="dxa"/>
          </w:tcPr>
          <w:p w14:paraId="11CC225F" w14:textId="77777777" w:rsidR="002B7DFD" w:rsidRDefault="002B7DFD" w:rsidP="00770CFA">
            <w:r>
              <w:t>10</w:t>
            </w:r>
          </w:p>
        </w:tc>
        <w:tc>
          <w:tcPr>
            <w:tcW w:w="1536" w:type="dxa"/>
          </w:tcPr>
          <w:p w14:paraId="5F4F469D" w14:textId="77777777" w:rsidR="002B7DFD" w:rsidRDefault="002B7DFD" w:rsidP="00770CFA">
            <w:r>
              <w:t>0</w:t>
            </w:r>
          </w:p>
        </w:tc>
        <w:tc>
          <w:tcPr>
            <w:tcW w:w="1428" w:type="dxa"/>
          </w:tcPr>
          <w:p w14:paraId="7F54E666" w14:textId="77777777" w:rsidR="002B7DFD" w:rsidRDefault="002B7DFD" w:rsidP="00770CFA">
            <w:r>
              <w:t>74.4%</w:t>
            </w:r>
          </w:p>
        </w:tc>
      </w:tr>
      <w:tr w:rsidR="002B7DFD" w14:paraId="4725FECC" w14:textId="77777777" w:rsidTr="00770CFA">
        <w:tc>
          <w:tcPr>
            <w:tcW w:w="1678" w:type="dxa"/>
          </w:tcPr>
          <w:p w14:paraId="67A43C6A" w14:textId="77777777" w:rsidR="002B7DFD" w:rsidRDefault="002B7DFD" w:rsidP="00770CFA">
            <w:r>
              <w:t>Sedan</w:t>
            </w:r>
          </w:p>
        </w:tc>
        <w:tc>
          <w:tcPr>
            <w:tcW w:w="1646" w:type="dxa"/>
          </w:tcPr>
          <w:p w14:paraId="22AEA5B9" w14:textId="77777777" w:rsidR="002B7DFD" w:rsidRDefault="002B7DFD" w:rsidP="00770CFA">
            <w:r>
              <w:t>1</w:t>
            </w:r>
          </w:p>
        </w:tc>
        <w:tc>
          <w:tcPr>
            <w:tcW w:w="1525" w:type="dxa"/>
          </w:tcPr>
          <w:p w14:paraId="21185D4F" w14:textId="77777777" w:rsidR="002B7DFD" w:rsidRDefault="002B7DFD" w:rsidP="00770CFA">
            <w:r>
              <w:t>26</w:t>
            </w:r>
          </w:p>
        </w:tc>
        <w:tc>
          <w:tcPr>
            <w:tcW w:w="1537" w:type="dxa"/>
          </w:tcPr>
          <w:p w14:paraId="3EC074E5" w14:textId="77777777" w:rsidR="002B7DFD" w:rsidRDefault="002B7DFD" w:rsidP="00770CFA">
            <w:r>
              <w:t>11</w:t>
            </w:r>
          </w:p>
        </w:tc>
        <w:tc>
          <w:tcPr>
            <w:tcW w:w="1536" w:type="dxa"/>
          </w:tcPr>
          <w:p w14:paraId="78513CD2" w14:textId="77777777" w:rsidR="002B7DFD" w:rsidRDefault="002B7DFD" w:rsidP="00770CFA">
            <w:r>
              <w:t>1</w:t>
            </w:r>
          </w:p>
        </w:tc>
        <w:tc>
          <w:tcPr>
            <w:tcW w:w="1428" w:type="dxa"/>
          </w:tcPr>
          <w:p w14:paraId="5F973701" w14:textId="77777777" w:rsidR="002B7DFD" w:rsidRDefault="002B7DFD" w:rsidP="00770CFA">
            <w:r>
              <w:t>97.4%</w:t>
            </w:r>
          </w:p>
        </w:tc>
      </w:tr>
      <w:tr w:rsidR="002B7DFD" w14:paraId="6BAB2826" w14:textId="77777777" w:rsidTr="00770CFA">
        <w:tc>
          <w:tcPr>
            <w:tcW w:w="1678" w:type="dxa"/>
          </w:tcPr>
          <w:p w14:paraId="17ACC55C" w14:textId="77777777" w:rsidR="002B7DFD" w:rsidRDefault="002B7DFD" w:rsidP="00770CFA">
            <w:r>
              <w:t>SUV</w:t>
            </w:r>
          </w:p>
        </w:tc>
        <w:tc>
          <w:tcPr>
            <w:tcW w:w="1646" w:type="dxa"/>
          </w:tcPr>
          <w:p w14:paraId="5A1C0774" w14:textId="77777777" w:rsidR="002B7DFD" w:rsidRDefault="002B7DFD" w:rsidP="00770CFA">
            <w:r>
              <w:t>4</w:t>
            </w:r>
          </w:p>
        </w:tc>
        <w:tc>
          <w:tcPr>
            <w:tcW w:w="1525" w:type="dxa"/>
          </w:tcPr>
          <w:p w14:paraId="0056CD5A" w14:textId="77777777" w:rsidR="002B7DFD" w:rsidRDefault="002B7DFD" w:rsidP="00770CFA">
            <w:r>
              <w:t>22</w:t>
            </w:r>
          </w:p>
        </w:tc>
        <w:tc>
          <w:tcPr>
            <w:tcW w:w="1537" w:type="dxa"/>
          </w:tcPr>
          <w:p w14:paraId="1D10B1DD" w14:textId="77777777" w:rsidR="002B7DFD" w:rsidRDefault="002B7DFD" w:rsidP="00770CFA">
            <w:r>
              <w:t>11</w:t>
            </w:r>
          </w:p>
        </w:tc>
        <w:tc>
          <w:tcPr>
            <w:tcW w:w="1536" w:type="dxa"/>
          </w:tcPr>
          <w:p w14:paraId="24843FA8" w14:textId="77777777" w:rsidR="002B7DFD" w:rsidRDefault="002B7DFD" w:rsidP="00770CFA">
            <w:r>
              <w:t>2</w:t>
            </w:r>
          </w:p>
        </w:tc>
        <w:tc>
          <w:tcPr>
            <w:tcW w:w="1428" w:type="dxa"/>
          </w:tcPr>
          <w:p w14:paraId="008AE621" w14:textId="77777777" w:rsidR="002B7DFD" w:rsidRDefault="002B7DFD" w:rsidP="00770CFA">
            <w:r>
              <w:t>89.7%</w:t>
            </w:r>
          </w:p>
        </w:tc>
      </w:tr>
      <w:tr w:rsidR="002B7DFD" w14:paraId="5E08A247" w14:textId="77777777" w:rsidTr="00770CFA">
        <w:tc>
          <w:tcPr>
            <w:tcW w:w="1678" w:type="dxa"/>
          </w:tcPr>
          <w:p w14:paraId="2030216F" w14:textId="77777777" w:rsidR="002B7DFD" w:rsidRDefault="002B7DFD" w:rsidP="00770CFA">
            <w:r>
              <w:t>Truck</w:t>
            </w:r>
          </w:p>
        </w:tc>
        <w:tc>
          <w:tcPr>
            <w:tcW w:w="1646" w:type="dxa"/>
          </w:tcPr>
          <w:p w14:paraId="717F666E" w14:textId="77777777" w:rsidR="002B7DFD" w:rsidRDefault="002B7DFD" w:rsidP="00770CFA">
            <w:r>
              <w:t>15</w:t>
            </w:r>
          </w:p>
        </w:tc>
        <w:tc>
          <w:tcPr>
            <w:tcW w:w="1525" w:type="dxa"/>
          </w:tcPr>
          <w:p w14:paraId="3F897243" w14:textId="77777777" w:rsidR="002B7DFD" w:rsidRDefault="002B7DFD" w:rsidP="00770CFA">
            <w:r>
              <w:t>18</w:t>
            </w:r>
          </w:p>
        </w:tc>
        <w:tc>
          <w:tcPr>
            <w:tcW w:w="1537" w:type="dxa"/>
          </w:tcPr>
          <w:p w14:paraId="16F14830" w14:textId="77777777" w:rsidR="002B7DFD" w:rsidRDefault="002B7DFD" w:rsidP="00770CFA">
            <w:r>
              <w:t>6</w:t>
            </w:r>
          </w:p>
        </w:tc>
        <w:tc>
          <w:tcPr>
            <w:tcW w:w="1536" w:type="dxa"/>
          </w:tcPr>
          <w:p w14:paraId="416B16BB" w14:textId="77777777" w:rsidR="002B7DFD" w:rsidRDefault="002B7DFD" w:rsidP="00770CFA">
            <w:r>
              <w:t>0</w:t>
            </w:r>
          </w:p>
        </w:tc>
        <w:tc>
          <w:tcPr>
            <w:tcW w:w="1428" w:type="dxa"/>
          </w:tcPr>
          <w:p w14:paraId="4453CDBD" w14:textId="77777777" w:rsidR="002B7DFD" w:rsidRDefault="002B7DFD" w:rsidP="00770CFA">
            <w:r>
              <w:t>61.5%</w:t>
            </w:r>
          </w:p>
        </w:tc>
      </w:tr>
    </w:tbl>
    <w:p w14:paraId="0189B1D6" w14:textId="0C4656BD" w:rsidR="002B7DFD" w:rsidRDefault="002B7DFD"/>
    <w:p w14:paraId="4852FE62" w14:textId="7B6C323E" w:rsidR="002B7DFD" w:rsidRDefault="002B7DFD" w:rsidP="002B7DFD">
      <w:pPr>
        <w:pStyle w:val="Caption"/>
        <w:keepNext/>
      </w:pPr>
      <w:r>
        <w:t>Table 3: Fixed-fixed condition.</w:t>
      </w:r>
    </w:p>
    <w:tbl>
      <w:tblPr>
        <w:tblStyle w:val="TableGrid"/>
        <w:tblW w:w="0" w:type="auto"/>
        <w:tblLook w:val="04A0" w:firstRow="1" w:lastRow="0" w:firstColumn="1" w:lastColumn="0" w:noHBand="0" w:noVBand="1"/>
      </w:tblPr>
      <w:tblGrid>
        <w:gridCol w:w="1678"/>
        <w:gridCol w:w="1646"/>
        <w:gridCol w:w="1525"/>
        <w:gridCol w:w="1537"/>
        <w:gridCol w:w="1536"/>
        <w:gridCol w:w="1428"/>
      </w:tblGrid>
      <w:tr w:rsidR="002B7DFD" w14:paraId="16C5B5C3" w14:textId="77777777" w:rsidTr="00770CFA">
        <w:tc>
          <w:tcPr>
            <w:tcW w:w="1678" w:type="dxa"/>
          </w:tcPr>
          <w:p w14:paraId="32F5BF55" w14:textId="77777777" w:rsidR="002B7DFD" w:rsidRDefault="002B7DFD" w:rsidP="00770CFA">
            <w:r>
              <w:t>Vehicle Class</w:t>
            </w:r>
          </w:p>
        </w:tc>
        <w:tc>
          <w:tcPr>
            <w:tcW w:w="1646" w:type="dxa"/>
          </w:tcPr>
          <w:p w14:paraId="18B9FAFF" w14:textId="77777777" w:rsidR="002B7DFD" w:rsidRDefault="002B7DFD" w:rsidP="00770CFA">
            <w:r>
              <w:t>Not Detected</w:t>
            </w:r>
          </w:p>
        </w:tc>
        <w:tc>
          <w:tcPr>
            <w:tcW w:w="1525" w:type="dxa"/>
          </w:tcPr>
          <w:p w14:paraId="31DEB751" w14:textId="77777777" w:rsidR="002B7DFD" w:rsidRDefault="002B7DFD" w:rsidP="00770CFA">
            <w:r>
              <w:t>Low CFR</w:t>
            </w:r>
          </w:p>
        </w:tc>
        <w:tc>
          <w:tcPr>
            <w:tcW w:w="1537" w:type="dxa"/>
          </w:tcPr>
          <w:p w14:paraId="482B7E7C" w14:textId="77777777" w:rsidR="002B7DFD" w:rsidRDefault="002B7DFD" w:rsidP="00770CFA">
            <w:r>
              <w:t>Med CFR</w:t>
            </w:r>
          </w:p>
        </w:tc>
        <w:tc>
          <w:tcPr>
            <w:tcW w:w="1536" w:type="dxa"/>
          </w:tcPr>
          <w:p w14:paraId="47A02FA4" w14:textId="77777777" w:rsidR="002B7DFD" w:rsidRDefault="002B7DFD" w:rsidP="00770CFA">
            <w:r>
              <w:t>High CFR</w:t>
            </w:r>
          </w:p>
        </w:tc>
        <w:tc>
          <w:tcPr>
            <w:tcW w:w="1428" w:type="dxa"/>
          </w:tcPr>
          <w:p w14:paraId="67508330" w14:textId="77777777" w:rsidR="002B7DFD" w:rsidRDefault="002B7DFD" w:rsidP="00770CFA">
            <w:r>
              <w:t>% detected</w:t>
            </w:r>
          </w:p>
        </w:tc>
      </w:tr>
      <w:tr w:rsidR="002B7DFD" w14:paraId="73A6064F" w14:textId="77777777" w:rsidTr="00770CFA">
        <w:tc>
          <w:tcPr>
            <w:tcW w:w="1678" w:type="dxa"/>
          </w:tcPr>
          <w:p w14:paraId="39DAADD7" w14:textId="77777777" w:rsidR="002B7DFD" w:rsidRDefault="002B7DFD" w:rsidP="00770CFA">
            <w:r>
              <w:t>Hatchback</w:t>
            </w:r>
          </w:p>
        </w:tc>
        <w:tc>
          <w:tcPr>
            <w:tcW w:w="1646" w:type="dxa"/>
          </w:tcPr>
          <w:p w14:paraId="154BED32" w14:textId="474AEBBB" w:rsidR="002B7DFD" w:rsidRDefault="002B7DFD" w:rsidP="00770CFA">
            <w:r>
              <w:t>1</w:t>
            </w:r>
            <w:r w:rsidR="00E56EF4">
              <w:t>4</w:t>
            </w:r>
          </w:p>
        </w:tc>
        <w:tc>
          <w:tcPr>
            <w:tcW w:w="1525" w:type="dxa"/>
          </w:tcPr>
          <w:p w14:paraId="1CD753B5" w14:textId="1C6E6AB9" w:rsidR="002B7DFD" w:rsidRDefault="002B7DFD" w:rsidP="00770CFA">
            <w:r>
              <w:t>1</w:t>
            </w:r>
            <w:r w:rsidR="00E56EF4">
              <w:t>4</w:t>
            </w:r>
          </w:p>
        </w:tc>
        <w:tc>
          <w:tcPr>
            <w:tcW w:w="1537" w:type="dxa"/>
          </w:tcPr>
          <w:p w14:paraId="0BB3179B" w14:textId="77777777" w:rsidR="002B7DFD" w:rsidRDefault="002B7DFD" w:rsidP="00770CFA">
            <w:r>
              <w:t>10</w:t>
            </w:r>
          </w:p>
        </w:tc>
        <w:tc>
          <w:tcPr>
            <w:tcW w:w="1536" w:type="dxa"/>
          </w:tcPr>
          <w:p w14:paraId="709D4868" w14:textId="776A6641" w:rsidR="002B7DFD" w:rsidRDefault="00E56EF4" w:rsidP="00770CFA">
            <w:r>
              <w:t>1</w:t>
            </w:r>
          </w:p>
        </w:tc>
        <w:tc>
          <w:tcPr>
            <w:tcW w:w="1428" w:type="dxa"/>
          </w:tcPr>
          <w:p w14:paraId="5CEFB956" w14:textId="420BE1D2" w:rsidR="002B7DFD" w:rsidRDefault="00E56EF4" w:rsidP="00770CFA">
            <w:r>
              <w:t>64.1</w:t>
            </w:r>
            <w:r w:rsidR="002B7DFD">
              <w:t>%</w:t>
            </w:r>
          </w:p>
        </w:tc>
      </w:tr>
      <w:tr w:rsidR="002B7DFD" w14:paraId="24E285C6" w14:textId="77777777" w:rsidTr="00770CFA">
        <w:tc>
          <w:tcPr>
            <w:tcW w:w="1678" w:type="dxa"/>
          </w:tcPr>
          <w:p w14:paraId="434CFE62" w14:textId="77777777" w:rsidR="002B7DFD" w:rsidRDefault="002B7DFD" w:rsidP="00770CFA">
            <w:r>
              <w:t>Sedan</w:t>
            </w:r>
          </w:p>
        </w:tc>
        <w:tc>
          <w:tcPr>
            <w:tcW w:w="1646" w:type="dxa"/>
          </w:tcPr>
          <w:p w14:paraId="7BC7CED6" w14:textId="28078842" w:rsidR="002B7DFD" w:rsidRDefault="00E56EF4" w:rsidP="00770CFA">
            <w:r>
              <w:t>2</w:t>
            </w:r>
          </w:p>
        </w:tc>
        <w:tc>
          <w:tcPr>
            <w:tcW w:w="1525" w:type="dxa"/>
          </w:tcPr>
          <w:p w14:paraId="3B56F4C2" w14:textId="6960B83F" w:rsidR="002B7DFD" w:rsidRDefault="002B7DFD" w:rsidP="00770CFA">
            <w:r>
              <w:t>2</w:t>
            </w:r>
            <w:r w:rsidR="00E56EF4">
              <w:t>7</w:t>
            </w:r>
          </w:p>
        </w:tc>
        <w:tc>
          <w:tcPr>
            <w:tcW w:w="1537" w:type="dxa"/>
          </w:tcPr>
          <w:p w14:paraId="11F88AA0" w14:textId="4394E363" w:rsidR="002B7DFD" w:rsidRDefault="002B7DFD" w:rsidP="00770CFA">
            <w:r>
              <w:t>1</w:t>
            </w:r>
            <w:r w:rsidR="00E56EF4">
              <w:t>0</w:t>
            </w:r>
          </w:p>
        </w:tc>
        <w:tc>
          <w:tcPr>
            <w:tcW w:w="1536" w:type="dxa"/>
          </w:tcPr>
          <w:p w14:paraId="06EACEEE" w14:textId="39276733" w:rsidR="002B7DFD" w:rsidRDefault="00E56EF4" w:rsidP="00770CFA">
            <w:r>
              <w:t>0</w:t>
            </w:r>
          </w:p>
        </w:tc>
        <w:tc>
          <w:tcPr>
            <w:tcW w:w="1428" w:type="dxa"/>
          </w:tcPr>
          <w:p w14:paraId="791139C7" w14:textId="5F0943ED" w:rsidR="002B7DFD" w:rsidRDefault="002B7DFD" w:rsidP="00770CFA">
            <w:r>
              <w:t>9</w:t>
            </w:r>
            <w:r w:rsidR="00E56EF4">
              <w:t>4</w:t>
            </w:r>
            <w:r>
              <w:t>.</w:t>
            </w:r>
            <w:r w:rsidR="00E56EF4">
              <w:t>8</w:t>
            </w:r>
            <w:r>
              <w:t>%</w:t>
            </w:r>
          </w:p>
        </w:tc>
      </w:tr>
      <w:tr w:rsidR="002B7DFD" w14:paraId="206CF298" w14:textId="77777777" w:rsidTr="00770CFA">
        <w:tc>
          <w:tcPr>
            <w:tcW w:w="1678" w:type="dxa"/>
          </w:tcPr>
          <w:p w14:paraId="2132C7C9" w14:textId="77777777" w:rsidR="002B7DFD" w:rsidRDefault="002B7DFD" w:rsidP="00770CFA">
            <w:r>
              <w:t>SUV</w:t>
            </w:r>
          </w:p>
        </w:tc>
        <w:tc>
          <w:tcPr>
            <w:tcW w:w="1646" w:type="dxa"/>
          </w:tcPr>
          <w:p w14:paraId="34272F1B" w14:textId="46F9DE2B" w:rsidR="002B7DFD" w:rsidRDefault="00E56EF4" w:rsidP="00770CFA">
            <w:r>
              <w:t>2</w:t>
            </w:r>
          </w:p>
        </w:tc>
        <w:tc>
          <w:tcPr>
            <w:tcW w:w="1525" w:type="dxa"/>
          </w:tcPr>
          <w:p w14:paraId="5E46E46A" w14:textId="3366ED4C" w:rsidR="002B7DFD" w:rsidRDefault="002B7DFD" w:rsidP="00770CFA">
            <w:r>
              <w:t>2</w:t>
            </w:r>
            <w:r w:rsidR="00E56EF4">
              <w:t>5</w:t>
            </w:r>
          </w:p>
        </w:tc>
        <w:tc>
          <w:tcPr>
            <w:tcW w:w="1537" w:type="dxa"/>
          </w:tcPr>
          <w:p w14:paraId="60B5ACE5" w14:textId="663BFAD4" w:rsidR="002B7DFD" w:rsidRDefault="002B7DFD" w:rsidP="00770CFA">
            <w:r>
              <w:t>1</w:t>
            </w:r>
            <w:r w:rsidR="00E56EF4">
              <w:t>0</w:t>
            </w:r>
          </w:p>
        </w:tc>
        <w:tc>
          <w:tcPr>
            <w:tcW w:w="1536" w:type="dxa"/>
          </w:tcPr>
          <w:p w14:paraId="34B6A6BB" w14:textId="77777777" w:rsidR="002B7DFD" w:rsidRDefault="002B7DFD" w:rsidP="00770CFA">
            <w:r>
              <w:t>2</w:t>
            </w:r>
          </w:p>
        </w:tc>
        <w:tc>
          <w:tcPr>
            <w:tcW w:w="1428" w:type="dxa"/>
          </w:tcPr>
          <w:p w14:paraId="5E273018" w14:textId="65D0EBBE" w:rsidR="002B7DFD" w:rsidRDefault="00E56EF4" w:rsidP="00770CFA">
            <w:r>
              <w:t>94</w:t>
            </w:r>
            <w:r w:rsidR="002B7DFD">
              <w:t>.</w:t>
            </w:r>
            <w:r>
              <w:t>8</w:t>
            </w:r>
            <w:r w:rsidR="002B7DFD">
              <w:t>%</w:t>
            </w:r>
          </w:p>
        </w:tc>
      </w:tr>
      <w:tr w:rsidR="002B7DFD" w14:paraId="0A6371AF" w14:textId="77777777" w:rsidTr="00770CFA">
        <w:tc>
          <w:tcPr>
            <w:tcW w:w="1678" w:type="dxa"/>
          </w:tcPr>
          <w:p w14:paraId="0EA37DF3" w14:textId="77777777" w:rsidR="002B7DFD" w:rsidRDefault="002B7DFD" w:rsidP="00770CFA">
            <w:r>
              <w:t>Truck</w:t>
            </w:r>
          </w:p>
        </w:tc>
        <w:tc>
          <w:tcPr>
            <w:tcW w:w="1646" w:type="dxa"/>
          </w:tcPr>
          <w:p w14:paraId="312386C1" w14:textId="7B8FDC28" w:rsidR="002B7DFD" w:rsidRDefault="002B7DFD" w:rsidP="00770CFA">
            <w:r>
              <w:t>1</w:t>
            </w:r>
            <w:r w:rsidR="00E56EF4">
              <w:t>4</w:t>
            </w:r>
          </w:p>
        </w:tc>
        <w:tc>
          <w:tcPr>
            <w:tcW w:w="1525" w:type="dxa"/>
          </w:tcPr>
          <w:p w14:paraId="3AF56BC9" w14:textId="35144A5C" w:rsidR="002B7DFD" w:rsidRDefault="002B7DFD" w:rsidP="00770CFA">
            <w:r>
              <w:t>1</w:t>
            </w:r>
            <w:r w:rsidR="00E56EF4">
              <w:t>5</w:t>
            </w:r>
          </w:p>
        </w:tc>
        <w:tc>
          <w:tcPr>
            <w:tcW w:w="1537" w:type="dxa"/>
          </w:tcPr>
          <w:p w14:paraId="7434D768" w14:textId="00E7D08A" w:rsidR="002B7DFD" w:rsidRDefault="00E56EF4" w:rsidP="00770CFA">
            <w:r>
              <w:t>10</w:t>
            </w:r>
          </w:p>
        </w:tc>
        <w:tc>
          <w:tcPr>
            <w:tcW w:w="1536" w:type="dxa"/>
          </w:tcPr>
          <w:p w14:paraId="2A38A55F" w14:textId="77777777" w:rsidR="002B7DFD" w:rsidRDefault="002B7DFD" w:rsidP="00770CFA">
            <w:r>
              <w:t>0</w:t>
            </w:r>
          </w:p>
        </w:tc>
        <w:tc>
          <w:tcPr>
            <w:tcW w:w="1428" w:type="dxa"/>
          </w:tcPr>
          <w:p w14:paraId="5A2CF943" w14:textId="262B794A" w:rsidR="002B7DFD" w:rsidRDefault="002B7DFD" w:rsidP="00770CFA">
            <w:r>
              <w:t>6</w:t>
            </w:r>
            <w:r w:rsidR="00E56EF4">
              <w:t>4</w:t>
            </w:r>
            <w:r>
              <w:t>.</w:t>
            </w:r>
            <w:r w:rsidR="00E56EF4">
              <w:t>1</w:t>
            </w:r>
            <w:r>
              <w:t>%</w:t>
            </w:r>
          </w:p>
        </w:tc>
      </w:tr>
    </w:tbl>
    <w:p w14:paraId="017A3514" w14:textId="6CD8C0B4" w:rsidR="002B7DFD" w:rsidRDefault="002B7DFD"/>
    <w:p w14:paraId="5265BBC4" w14:textId="4AB9FB03" w:rsidR="00145244" w:rsidRDefault="00145244">
      <w:r>
        <w:br w:type="page"/>
      </w:r>
    </w:p>
    <w:p w14:paraId="61E48401" w14:textId="12C6B663" w:rsidR="00930EC5" w:rsidRPr="00930EC5" w:rsidRDefault="00930EC5" w:rsidP="00145244">
      <w:pPr>
        <w:rPr>
          <w:b/>
          <w:bCs/>
          <w:sz w:val="28"/>
          <w:szCs w:val="24"/>
          <w:u w:val="single"/>
        </w:rPr>
      </w:pPr>
      <w:r w:rsidRPr="00930EC5">
        <w:rPr>
          <w:b/>
          <w:bCs/>
          <w:sz w:val="28"/>
          <w:szCs w:val="24"/>
          <w:u w:val="single"/>
        </w:rPr>
        <w:lastRenderedPageBreak/>
        <w:t>Discussion:</w:t>
      </w:r>
    </w:p>
    <w:p w14:paraId="5BDF6C91" w14:textId="2B912FC8" w:rsidR="00E56EF4" w:rsidRDefault="00145244" w:rsidP="00145244">
      <w:del w:id="1058" w:author="Omar R Abuodeh" w:date="2023-04-13T13:02:00Z">
        <w:r w:rsidDel="004826F1">
          <w:delText xml:space="preserve">I </w:delText>
        </w:r>
      </w:del>
      <w:ins w:id="1059" w:author="Omar R Abuodeh" w:date="2023-04-13T13:02:00Z">
        <w:r w:rsidR="004826F1">
          <w:t>We</w:t>
        </w:r>
        <w:r w:rsidR="004826F1">
          <w:t xml:space="preserve"> </w:t>
        </w:r>
      </w:ins>
      <w:r>
        <w:t>also inspected the ratio of the bridge psd amplitude to the vehicle natural frequency and made a brief relational plot, as shown below. Each column represents a boundary condition type (bc_type) where pp, fp, and ff correspond to pinned-pinned, fixed-pinned, and fixed-fixed, respectively. The x and y axes are the ratio and bridge IDs, respectively, and the points are distinguished based on color and type. The color classifies based on whether the vehicle was able to capture the frequency and the type corresponds to the vehicle class.</w:t>
      </w:r>
    </w:p>
    <w:p w14:paraId="3F518CE4" w14:textId="40E77519" w:rsidR="00145244" w:rsidRDefault="0028688C">
      <w:r>
        <w:rPr>
          <w:noProof/>
        </w:rPr>
        <w:drawing>
          <wp:inline distT="0" distB="0" distL="0" distR="0" wp14:anchorId="0A842730" wp14:editId="455054AF">
            <wp:extent cx="5943600" cy="3158490"/>
            <wp:effectExtent l="0" t="0" r="0" b="381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_freq_bcs.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158490"/>
                    </a:xfrm>
                    <a:prstGeom prst="rect">
                      <a:avLst/>
                    </a:prstGeom>
                  </pic:spPr>
                </pic:pic>
              </a:graphicData>
            </a:graphic>
          </wp:inline>
        </w:drawing>
      </w:r>
    </w:p>
    <w:p w14:paraId="4107AC9C" w14:textId="246702B9" w:rsidR="00145244" w:rsidRDefault="00145244">
      <w:r>
        <w:t xml:space="preserve">Afterwards, </w:t>
      </w:r>
      <w:del w:id="1060" w:author="Omar R Abuodeh" w:date="2023-04-13T13:02:00Z">
        <w:r w:rsidDel="004826F1">
          <w:delText xml:space="preserve">I </w:delText>
        </w:r>
      </w:del>
      <w:ins w:id="1061" w:author="Omar R Abuodeh" w:date="2023-04-13T13:02:00Z">
        <w:r w:rsidR="004826F1">
          <w:t>we</w:t>
        </w:r>
        <w:r w:rsidR="004826F1">
          <w:t xml:space="preserve"> </w:t>
        </w:r>
      </w:ins>
      <w:r>
        <w:t>arbitrarily decided to select the points that are above 0.</w:t>
      </w:r>
      <w:r w:rsidR="00817CDF">
        <w:t>10</w:t>
      </w:r>
      <w:r>
        <w:t xml:space="preserve"> ratio, since the </w:t>
      </w:r>
      <w:r w:rsidR="00817CDF">
        <w:t xml:space="preserve">specified height range to pick peaks is at 10% of the maximum amplitude. </w:t>
      </w:r>
      <w:r>
        <w:t>These points are then classified into tables based on the boundary condition type and vehicle class, as shown below.</w:t>
      </w:r>
    </w:p>
    <w:p w14:paraId="5DC1366D" w14:textId="13DA11AB" w:rsidR="009A3CE5" w:rsidRDefault="009A3CE5" w:rsidP="009A3CE5">
      <w:pPr>
        <w:pStyle w:val="Caption"/>
        <w:keepNext/>
      </w:pPr>
      <w:r>
        <w:t>Table 4: Number of successful detection that demonstrate a PSD ratio greater than 0.</w:t>
      </w:r>
      <w:r w:rsidR="0055222E">
        <w:t>10</w:t>
      </w:r>
      <w:r>
        <w:t>.</w:t>
      </w:r>
    </w:p>
    <w:tbl>
      <w:tblPr>
        <w:tblStyle w:val="TableGrid"/>
        <w:tblW w:w="0" w:type="auto"/>
        <w:tblLook w:val="04A0" w:firstRow="1" w:lastRow="0" w:firstColumn="1" w:lastColumn="0" w:noHBand="0" w:noVBand="1"/>
      </w:tblPr>
      <w:tblGrid>
        <w:gridCol w:w="2337"/>
        <w:gridCol w:w="2337"/>
        <w:gridCol w:w="2338"/>
        <w:gridCol w:w="2338"/>
      </w:tblGrid>
      <w:tr w:rsidR="009A3CE5" w14:paraId="0B3E451E" w14:textId="77777777" w:rsidTr="009A3CE5">
        <w:tc>
          <w:tcPr>
            <w:tcW w:w="2337" w:type="dxa"/>
          </w:tcPr>
          <w:p w14:paraId="4ACA2EBC" w14:textId="540D990A" w:rsidR="009A3CE5" w:rsidRDefault="009A3CE5">
            <w:r>
              <w:t>Vehicle Class</w:t>
            </w:r>
          </w:p>
        </w:tc>
        <w:tc>
          <w:tcPr>
            <w:tcW w:w="2337" w:type="dxa"/>
          </w:tcPr>
          <w:p w14:paraId="496FB218" w14:textId="32868409" w:rsidR="009A3CE5" w:rsidRDefault="009A3CE5">
            <w:r>
              <w:t>Count for PP</w:t>
            </w:r>
          </w:p>
        </w:tc>
        <w:tc>
          <w:tcPr>
            <w:tcW w:w="2338" w:type="dxa"/>
          </w:tcPr>
          <w:p w14:paraId="5D102DB7" w14:textId="10BE31A3" w:rsidR="009A3CE5" w:rsidRDefault="009A3CE5">
            <w:r>
              <w:t>Count for FP</w:t>
            </w:r>
          </w:p>
        </w:tc>
        <w:tc>
          <w:tcPr>
            <w:tcW w:w="2338" w:type="dxa"/>
          </w:tcPr>
          <w:p w14:paraId="50B6AE01" w14:textId="35D2E3DA" w:rsidR="009A3CE5" w:rsidRDefault="009A3CE5">
            <w:r>
              <w:t>Count for FF</w:t>
            </w:r>
          </w:p>
        </w:tc>
      </w:tr>
      <w:tr w:rsidR="009A3CE5" w14:paraId="48985587" w14:textId="77777777" w:rsidTr="009A3CE5">
        <w:tc>
          <w:tcPr>
            <w:tcW w:w="2337" w:type="dxa"/>
          </w:tcPr>
          <w:p w14:paraId="6EEE40D3" w14:textId="74061386" w:rsidR="009A3CE5" w:rsidRDefault="009A3CE5">
            <w:r>
              <w:t xml:space="preserve">Hatchback </w:t>
            </w:r>
          </w:p>
        </w:tc>
        <w:tc>
          <w:tcPr>
            <w:tcW w:w="2337" w:type="dxa"/>
          </w:tcPr>
          <w:p w14:paraId="4539CFF2" w14:textId="148EC9D7" w:rsidR="009A3CE5" w:rsidRDefault="009A3CE5">
            <w:r>
              <w:t xml:space="preserve">11 </w:t>
            </w:r>
          </w:p>
        </w:tc>
        <w:tc>
          <w:tcPr>
            <w:tcW w:w="2338" w:type="dxa"/>
          </w:tcPr>
          <w:p w14:paraId="55EB42F7" w14:textId="2D2D3AE7" w:rsidR="009A3CE5" w:rsidRDefault="009A3CE5">
            <w:r>
              <w:t>14</w:t>
            </w:r>
          </w:p>
        </w:tc>
        <w:tc>
          <w:tcPr>
            <w:tcW w:w="2338" w:type="dxa"/>
          </w:tcPr>
          <w:p w14:paraId="3D74E595" w14:textId="275B80B0" w:rsidR="009A3CE5" w:rsidRDefault="009A3CE5">
            <w:r>
              <w:t>17</w:t>
            </w:r>
          </w:p>
        </w:tc>
      </w:tr>
      <w:tr w:rsidR="009A3CE5" w14:paraId="5A651263" w14:textId="77777777" w:rsidTr="009A3CE5">
        <w:tc>
          <w:tcPr>
            <w:tcW w:w="2337" w:type="dxa"/>
          </w:tcPr>
          <w:p w14:paraId="1715F210" w14:textId="39F553DD" w:rsidR="009A3CE5" w:rsidRDefault="009A3CE5">
            <w:r>
              <w:t>Sedan</w:t>
            </w:r>
          </w:p>
        </w:tc>
        <w:tc>
          <w:tcPr>
            <w:tcW w:w="2337" w:type="dxa"/>
          </w:tcPr>
          <w:p w14:paraId="3FF4175F" w14:textId="571E66F7" w:rsidR="009A3CE5" w:rsidRDefault="009A3CE5">
            <w:r>
              <w:t>32</w:t>
            </w:r>
          </w:p>
        </w:tc>
        <w:tc>
          <w:tcPr>
            <w:tcW w:w="2338" w:type="dxa"/>
          </w:tcPr>
          <w:p w14:paraId="12315CE6" w14:textId="55D82A99" w:rsidR="009A3CE5" w:rsidRDefault="009A3CE5">
            <w:r>
              <w:t>27</w:t>
            </w:r>
          </w:p>
        </w:tc>
        <w:tc>
          <w:tcPr>
            <w:tcW w:w="2338" w:type="dxa"/>
          </w:tcPr>
          <w:p w14:paraId="0AC59EAD" w14:textId="1AD7209B" w:rsidR="009A3CE5" w:rsidRDefault="009A3CE5">
            <w:r>
              <w:t>25</w:t>
            </w:r>
          </w:p>
        </w:tc>
      </w:tr>
      <w:tr w:rsidR="009A3CE5" w14:paraId="01CEAB91" w14:textId="77777777" w:rsidTr="009A3CE5">
        <w:tc>
          <w:tcPr>
            <w:tcW w:w="2337" w:type="dxa"/>
          </w:tcPr>
          <w:p w14:paraId="727F3B00" w14:textId="44FFF200" w:rsidR="009A3CE5" w:rsidRDefault="009A3CE5">
            <w:r>
              <w:t>SUV</w:t>
            </w:r>
          </w:p>
        </w:tc>
        <w:tc>
          <w:tcPr>
            <w:tcW w:w="2337" w:type="dxa"/>
          </w:tcPr>
          <w:p w14:paraId="16076371" w14:textId="05797A21" w:rsidR="009A3CE5" w:rsidRDefault="009A3CE5">
            <w:r>
              <w:t>27</w:t>
            </w:r>
          </w:p>
        </w:tc>
        <w:tc>
          <w:tcPr>
            <w:tcW w:w="2338" w:type="dxa"/>
          </w:tcPr>
          <w:p w14:paraId="347EA404" w14:textId="10B79F0F" w:rsidR="009A3CE5" w:rsidRDefault="009A3CE5">
            <w:r>
              <w:t>20</w:t>
            </w:r>
          </w:p>
        </w:tc>
        <w:tc>
          <w:tcPr>
            <w:tcW w:w="2338" w:type="dxa"/>
          </w:tcPr>
          <w:p w14:paraId="79670F9B" w14:textId="7CB0ED62" w:rsidR="009A3CE5" w:rsidRDefault="009A3CE5">
            <w:r>
              <w:t>23</w:t>
            </w:r>
          </w:p>
        </w:tc>
      </w:tr>
      <w:tr w:rsidR="009A3CE5" w14:paraId="5C1E3D68" w14:textId="77777777" w:rsidTr="009A3CE5">
        <w:tc>
          <w:tcPr>
            <w:tcW w:w="2337" w:type="dxa"/>
          </w:tcPr>
          <w:p w14:paraId="70988FB2" w14:textId="7A698CC1" w:rsidR="009A3CE5" w:rsidRDefault="009A3CE5">
            <w:r>
              <w:t>Truck</w:t>
            </w:r>
          </w:p>
        </w:tc>
        <w:tc>
          <w:tcPr>
            <w:tcW w:w="2337" w:type="dxa"/>
          </w:tcPr>
          <w:p w14:paraId="27CD9E72" w14:textId="2E8E2912" w:rsidR="009A3CE5" w:rsidRDefault="009A3CE5">
            <w:r>
              <w:t>14</w:t>
            </w:r>
          </w:p>
        </w:tc>
        <w:tc>
          <w:tcPr>
            <w:tcW w:w="2338" w:type="dxa"/>
          </w:tcPr>
          <w:p w14:paraId="164452DC" w14:textId="57BA046B" w:rsidR="009A3CE5" w:rsidRDefault="009A3CE5">
            <w:r>
              <w:t>10</w:t>
            </w:r>
          </w:p>
        </w:tc>
        <w:tc>
          <w:tcPr>
            <w:tcW w:w="2338" w:type="dxa"/>
          </w:tcPr>
          <w:p w14:paraId="562B746C" w14:textId="16485A16" w:rsidR="009A3CE5" w:rsidRDefault="009A3CE5">
            <w:r>
              <w:t>9</w:t>
            </w:r>
          </w:p>
        </w:tc>
      </w:tr>
    </w:tbl>
    <w:p w14:paraId="7815DCC9" w14:textId="08AE61B8" w:rsidR="001D10FD" w:rsidRDefault="001D10FD"/>
    <w:p w14:paraId="0E7C50F2" w14:textId="3B0D3908" w:rsidR="001D10FD" w:rsidRDefault="001D10FD"/>
    <w:sectPr w:rsidR="001D10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00CFA"/>
    <w:multiLevelType w:val="hybridMultilevel"/>
    <w:tmpl w:val="1070FF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4F4E9D"/>
    <w:multiLevelType w:val="hybridMultilevel"/>
    <w:tmpl w:val="D39E03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B220C7"/>
    <w:multiLevelType w:val="hybridMultilevel"/>
    <w:tmpl w:val="50B82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2149A4"/>
    <w:multiLevelType w:val="hybridMultilevel"/>
    <w:tmpl w:val="DD8CCB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BF6BCA"/>
    <w:multiLevelType w:val="hybridMultilevel"/>
    <w:tmpl w:val="C0981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6651290">
    <w:abstractNumId w:val="4"/>
  </w:num>
  <w:num w:numId="2" w16cid:durableId="1298995908">
    <w:abstractNumId w:val="1"/>
  </w:num>
  <w:num w:numId="3" w16cid:durableId="101800810">
    <w:abstractNumId w:val="0"/>
  </w:num>
  <w:num w:numId="4" w16cid:durableId="1148520284">
    <w:abstractNumId w:val="3"/>
  </w:num>
  <w:num w:numId="5" w16cid:durableId="18548503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mar R Abuodeh">
    <w15:presenceInfo w15:providerId="AD" w15:userId="S::oabuode@clemson.edu::05d9fd09-b041-4ed4-a877-75ae52ad42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66"/>
    <w:rsid w:val="00145244"/>
    <w:rsid w:val="00156F59"/>
    <w:rsid w:val="001D10FD"/>
    <w:rsid w:val="0028688C"/>
    <w:rsid w:val="002B7DFD"/>
    <w:rsid w:val="002C29D6"/>
    <w:rsid w:val="004826F1"/>
    <w:rsid w:val="0055222E"/>
    <w:rsid w:val="00817CDF"/>
    <w:rsid w:val="00930EC5"/>
    <w:rsid w:val="009A3CE5"/>
    <w:rsid w:val="009C7044"/>
    <w:rsid w:val="00AE6E5D"/>
    <w:rsid w:val="00C077BA"/>
    <w:rsid w:val="00CB308D"/>
    <w:rsid w:val="00D03366"/>
    <w:rsid w:val="00DC160C"/>
    <w:rsid w:val="00E56E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22677"/>
  <w15:chartTrackingRefBased/>
  <w15:docId w15:val="{737F105A-34AF-4687-AD26-2772A2ACD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7BA"/>
    <w:pPr>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B7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7DFD"/>
    <w:pPr>
      <w:spacing w:after="200" w:line="240" w:lineRule="auto"/>
    </w:pPr>
    <w:rPr>
      <w:i/>
      <w:iCs/>
      <w:color w:val="44546A" w:themeColor="text2"/>
      <w:sz w:val="18"/>
      <w:szCs w:val="18"/>
    </w:rPr>
  </w:style>
  <w:style w:type="paragraph" w:styleId="Revision">
    <w:name w:val="Revision"/>
    <w:hidden/>
    <w:uiPriority w:val="99"/>
    <w:semiHidden/>
    <w:rsid w:val="00CB308D"/>
    <w:pPr>
      <w:spacing w:after="0" w:line="240" w:lineRule="auto"/>
    </w:pPr>
    <w:rPr>
      <w:rFonts w:ascii="Times New Roman" w:hAnsi="Times New Roman"/>
      <w:sz w:val="24"/>
    </w:rPr>
  </w:style>
  <w:style w:type="character" w:styleId="Strong">
    <w:name w:val="Strong"/>
    <w:basedOn w:val="DefaultParagraphFont"/>
    <w:uiPriority w:val="22"/>
    <w:qFormat/>
    <w:rsid w:val="00CB308D"/>
    <w:rPr>
      <w:b/>
      <w:bCs/>
    </w:rPr>
  </w:style>
  <w:style w:type="paragraph" w:styleId="ListParagraph">
    <w:name w:val="List Paragraph"/>
    <w:basedOn w:val="Normal"/>
    <w:uiPriority w:val="34"/>
    <w:qFormat/>
    <w:rsid w:val="00CB308D"/>
    <w:pPr>
      <w:spacing w:after="0" w:line="276" w:lineRule="auto"/>
      <w:ind w:left="720"/>
      <w:contextualSpacing/>
    </w:pPr>
    <w:rPr>
      <w:rFonts w:asciiTheme="majorBidi" w:hAnsiTheme="majorBidi"/>
    </w:rPr>
  </w:style>
  <w:style w:type="character" w:styleId="CommentReference">
    <w:name w:val="annotation reference"/>
    <w:basedOn w:val="DefaultParagraphFont"/>
    <w:uiPriority w:val="99"/>
    <w:semiHidden/>
    <w:unhideWhenUsed/>
    <w:rsid w:val="00CB308D"/>
    <w:rPr>
      <w:sz w:val="16"/>
      <w:szCs w:val="16"/>
    </w:rPr>
  </w:style>
  <w:style w:type="paragraph" w:styleId="CommentText">
    <w:name w:val="annotation text"/>
    <w:basedOn w:val="Normal"/>
    <w:link w:val="CommentTextChar"/>
    <w:uiPriority w:val="99"/>
    <w:unhideWhenUsed/>
    <w:rsid w:val="00CB308D"/>
    <w:pPr>
      <w:spacing w:after="0" w:line="240" w:lineRule="auto"/>
    </w:pPr>
    <w:rPr>
      <w:rFonts w:asciiTheme="majorBidi" w:hAnsiTheme="majorBidi"/>
      <w:sz w:val="20"/>
      <w:szCs w:val="20"/>
    </w:rPr>
  </w:style>
  <w:style w:type="character" w:customStyle="1" w:styleId="CommentTextChar">
    <w:name w:val="Comment Text Char"/>
    <w:basedOn w:val="DefaultParagraphFont"/>
    <w:link w:val="CommentText"/>
    <w:uiPriority w:val="99"/>
    <w:rsid w:val="00CB308D"/>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CB308D"/>
    <w:rPr>
      <w:b/>
      <w:bCs/>
    </w:rPr>
  </w:style>
  <w:style w:type="character" w:customStyle="1" w:styleId="CommentSubjectChar">
    <w:name w:val="Comment Subject Char"/>
    <w:basedOn w:val="CommentTextChar"/>
    <w:link w:val="CommentSubject"/>
    <w:uiPriority w:val="99"/>
    <w:semiHidden/>
    <w:rsid w:val="00CB308D"/>
    <w:rPr>
      <w:rFonts w:asciiTheme="majorBidi" w:hAnsiTheme="majorBidi"/>
      <w:b/>
      <w:bCs/>
      <w:sz w:val="20"/>
      <w:szCs w:val="20"/>
    </w:rPr>
  </w:style>
  <w:style w:type="character" w:styleId="Hyperlink">
    <w:name w:val="Hyperlink"/>
    <w:basedOn w:val="DefaultParagraphFont"/>
    <w:uiPriority w:val="99"/>
    <w:unhideWhenUsed/>
    <w:rsid w:val="00CB308D"/>
    <w:rPr>
      <w:color w:val="0563C1" w:themeColor="hyperlink"/>
      <w:u w:val="single"/>
    </w:rPr>
  </w:style>
  <w:style w:type="character" w:styleId="UnresolvedMention">
    <w:name w:val="Unresolved Mention"/>
    <w:basedOn w:val="DefaultParagraphFont"/>
    <w:uiPriority w:val="99"/>
    <w:semiHidden/>
    <w:unhideWhenUsed/>
    <w:rsid w:val="00CB308D"/>
    <w:rPr>
      <w:color w:val="605E5C"/>
      <w:shd w:val="clear" w:color="auto" w:fill="E1DFDD"/>
    </w:rPr>
  </w:style>
  <w:style w:type="character" w:styleId="PlaceholderText">
    <w:name w:val="Placeholder Text"/>
    <w:basedOn w:val="DefaultParagraphFont"/>
    <w:uiPriority w:val="99"/>
    <w:semiHidden/>
    <w:rsid w:val="00CB30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99430-366A-4AEE-AC65-75CF04106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6</Pages>
  <Words>1002</Words>
  <Characters>5718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R Abuodeh</dc:creator>
  <cp:keywords/>
  <dc:description/>
  <cp:lastModifiedBy>Omar R Abuodeh</cp:lastModifiedBy>
  <cp:revision>11</cp:revision>
  <dcterms:created xsi:type="dcterms:W3CDTF">2023-02-08T19:49:00Z</dcterms:created>
  <dcterms:modified xsi:type="dcterms:W3CDTF">2023-04-13T17:02:00Z</dcterms:modified>
</cp:coreProperties>
</file>